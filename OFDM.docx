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E26" w:rsidRPr="00604D35" w:rsidRDefault="00C06E26" w:rsidP="00E71BF8">
      <w:pPr>
        <w:pStyle w:val="toc"/>
        <w:jc w:val="center"/>
      </w:pPr>
    </w:p>
    <w:p w:rsidR="00C06E26" w:rsidRPr="00604D35" w:rsidRDefault="00C06E26" w:rsidP="00E71BF8">
      <w:pPr>
        <w:pStyle w:val="TableCaption"/>
        <w:keepNext w:val="0"/>
        <w:widowControl/>
        <w:spacing w:before="0" w:after="240"/>
      </w:pPr>
      <w:bookmarkStart w:id="0" w:name="_Ref426281284"/>
      <w:bookmarkEnd w:id="0"/>
    </w:p>
    <w:p w:rsidR="00C06E26" w:rsidRPr="00604D35" w:rsidRDefault="00C06E26" w:rsidP="00E71BF8">
      <w:pPr>
        <w:jc w:val="center"/>
        <w:rPr>
          <w:b/>
          <w:sz w:val="20"/>
        </w:rPr>
      </w:pPr>
    </w:p>
    <w:p w:rsidR="00C06E26" w:rsidRPr="00604D35" w:rsidRDefault="00C06E26" w:rsidP="00E71BF8">
      <w:pPr>
        <w:jc w:val="center"/>
        <w:rPr>
          <w:b/>
        </w:rPr>
      </w:pPr>
    </w:p>
    <w:p w:rsidR="00C06E26" w:rsidRPr="00604D35" w:rsidRDefault="00C06E26" w:rsidP="00E71BF8">
      <w:pPr>
        <w:jc w:val="center"/>
        <w:rPr>
          <w:b/>
        </w:rPr>
      </w:pPr>
    </w:p>
    <w:p w:rsidR="00C06E26" w:rsidRPr="00604D35" w:rsidRDefault="00C06E26" w:rsidP="00E71BF8">
      <w:pPr>
        <w:jc w:val="center"/>
        <w:rPr>
          <w:b/>
        </w:rPr>
      </w:pPr>
    </w:p>
    <w:p w:rsidR="00C06E26" w:rsidRPr="00604D35" w:rsidRDefault="00C06E26" w:rsidP="00E71BF8">
      <w:pPr>
        <w:pStyle w:val="TH"/>
        <w:keepNext w:val="0"/>
        <w:spacing w:before="0"/>
      </w:pPr>
    </w:p>
    <w:p w:rsidR="00C06E26" w:rsidRDefault="00073B72" w:rsidP="00E71BF8">
      <w:pPr>
        <w:pStyle w:val="TH"/>
        <w:keepNext w:val="0"/>
        <w:spacing w:before="0"/>
      </w:pPr>
      <w:r>
        <w:rPr>
          <w:noProof/>
          <w:lang w:eastAsia="en-GB"/>
        </w:rPr>
        <w:drawing>
          <wp:inline distT="0" distB="0" distL="0" distR="0">
            <wp:extent cx="4977130" cy="534670"/>
            <wp:effectExtent l="19050" t="0" r="0" b="0"/>
            <wp:docPr id="1" name="Picture 6" descr="GD_Broadband_2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_Broadband_2col.jpg"/>
                    <pic:cNvPicPr>
                      <a:picLocks noChangeAspect="1" noChangeArrowheads="1"/>
                    </pic:cNvPicPr>
                  </pic:nvPicPr>
                  <pic:blipFill>
                    <a:blip r:embed="rId7"/>
                    <a:srcRect/>
                    <a:stretch>
                      <a:fillRect/>
                    </a:stretch>
                  </pic:blipFill>
                  <pic:spPr bwMode="auto">
                    <a:xfrm>
                      <a:off x="0" y="0"/>
                      <a:ext cx="4977130" cy="534670"/>
                    </a:xfrm>
                    <a:prstGeom prst="rect">
                      <a:avLst/>
                    </a:prstGeom>
                    <a:noFill/>
                    <a:ln w="9525">
                      <a:noFill/>
                      <a:miter lim="800000"/>
                      <a:headEnd/>
                      <a:tailEnd/>
                    </a:ln>
                  </pic:spPr>
                </pic:pic>
              </a:graphicData>
            </a:graphic>
          </wp:inline>
        </w:drawing>
      </w:r>
    </w:p>
    <w:p w:rsidR="00C06E26" w:rsidRPr="00604D35" w:rsidRDefault="00C06E26" w:rsidP="00E71BF8">
      <w:pPr>
        <w:pStyle w:val="TH"/>
        <w:keepNext w:val="0"/>
        <w:spacing w:before="0"/>
        <w:rPr>
          <w:noProof/>
        </w:rPr>
      </w:pPr>
    </w:p>
    <w:p w:rsidR="00C06E26" w:rsidRPr="00BE70E6" w:rsidRDefault="00C06E26" w:rsidP="00CA1588">
      <w:pPr>
        <w:jc w:val="center"/>
        <w:rPr>
          <w:sz w:val="40"/>
          <w:szCs w:val="40"/>
        </w:rPr>
      </w:pPr>
      <w:r>
        <w:rPr>
          <w:sz w:val="40"/>
          <w:szCs w:val="40"/>
        </w:rPr>
        <w:t>Task 5 - OFDM</w:t>
      </w:r>
    </w:p>
    <w:p w:rsidR="00C06E26" w:rsidRPr="0074161B" w:rsidRDefault="00C06E26" w:rsidP="0067518E">
      <w:pPr>
        <w:pStyle w:val="Headingnocontents"/>
      </w:pPr>
      <w:r w:rsidRPr="00604D35">
        <w:br w:type="page"/>
      </w:r>
      <w:bookmarkStart w:id="1" w:name="_Toc348948976"/>
      <w:r w:rsidRPr="0074161B">
        <w:lastRenderedPageBreak/>
        <w:t>Contents</w:t>
      </w:r>
      <w:bookmarkEnd w:id="1"/>
    </w:p>
    <w:p w:rsidR="00C06E26" w:rsidRDefault="00B22FB0">
      <w:pPr>
        <w:pStyle w:val="TOC1"/>
        <w:tabs>
          <w:tab w:val="right" w:leader="dot" w:pos="9350"/>
        </w:tabs>
        <w:rPr>
          <w:rFonts w:ascii="Calibri" w:hAnsi="Calibri"/>
          <w:noProof/>
          <w:szCs w:val="22"/>
          <w:lang w:eastAsia="en-GB"/>
        </w:rPr>
      </w:pPr>
      <w:r w:rsidRPr="00604D35">
        <w:fldChar w:fldCharType="begin"/>
      </w:r>
      <w:r w:rsidR="00C06E26" w:rsidRPr="00604D35">
        <w:instrText xml:space="preserve"> TOC \o "1-3" \h \z \u </w:instrText>
      </w:r>
      <w:r w:rsidRPr="00604D35">
        <w:fldChar w:fldCharType="separate"/>
      </w:r>
      <w:hyperlink w:anchor="_Toc348948976" w:history="1">
        <w:r w:rsidR="00C06E26" w:rsidRPr="00BB23CF">
          <w:rPr>
            <w:rStyle w:val="Hyperlink"/>
            <w:noProof/>
          </w:rPr>
          <w:t>Contents</w:t>
        </w:r>
        <w:r w:rsidR="00C06E26">
          <w:rPr>
            <w:noProof/>
            <w:webHidden/>
          </w:rPr>
          <w:tab/>
        </w:r>
        <w:r>
          <w:rPr>
            <w:noProof/>
            <w:webHidden/>
          </w:rPr>
          <w:fldChar w:fldCharType="begin"/>
        </w:r>
        <w:r w:rsidR="00C06E26">
          <w:rPr>
            <w:noProof/>
            <w:webHidden/>
          </w:rPr>
          <w:instrText xml:space="preserve"> PAGEREF _Toc348948976 \h </w:instrText>
        </w:r>
        <w:r>
          <w:rPr>
            <w:noProof/>
            <w:webHidden/>
          </w:rPr>
        </w:r>
        <w:r>
          <w:rPr>
            <w:noProof/>
            <w:webHidden/>
          </w:rPr>
          <w:fldChar w:fldCharType="separate"/>
        </w:r>
        <w:r w:rsidR="00C06E26">
          <w:rPr>
            <w:noProof/>
            <w:webHidden/>
          </w:rPr>
          <w:t>2</w:t>
        </w:r>
        <w:r>
          <w:rPr>
            <w:noProof/>
            <w:webHidden/>
          </w:rPr>
          <w:fldChar w:fldCharType="end"/>
        </w:r>
      </w:hyperlink>
    </w:p>
    <w:p w:rsidR="00C06E26" w:rsidRDefault="00B22FB0">
      <w:pPr>
        <w:pStyle w:val="TOC1"/>
        <w:tabs>
          <w:tab w:val="right" w:leader="dot" w:pos="9350"/>
        </w:tabs>
        <w:rPr>
          <w:rFonts w:ascii="Calibri" w:hAnsi="Calibri"/>
          <w:noProof/>
          <w:szCs w:val="22"/>
          <w:lang w:eastAsia="en-GB"/>
        </w:rPr>
      </w:pPr>
      <w:hyperlink w:anchor="_Toc348948977" w:history="1">
        <w:r w:rsidR="00C06E26" w:rsidRPr="00BB23CF">
          <w:rPr>
            <w:rStyle w:val="Hyperlink"/>
            <w:noProof/>
          </w:rPr>
          <w:t>List of Figures</w:t>
        </w:r>
        <w:r w:rsidR="00C06E26">
          <w:rPr>
            <w:noProof/>
            <w:webHidden/>
          </w:rPr>
          <w:tab/>
        </w:r>
        <w:r>
          <w:rPr>
            <w:noProof/>
            <w:webHidden/>
          </w:rPr>
          <w:fldChar w:fldCharType="begin"/>
        </w:r>
        <w:r w:rsidR="00C06E26">
          <w:rPr>
            <w:noProof/>
            <w:webHidden/>
          </w:rPr>
          <w:instrText xml:space="preserve"> PAGEREF _Toc348948977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1"/>
        <w:tabs>
          <w:tab w:val="right" w:leader="dot" w:pos="9350"/>
        </w:tabs>
        <w:rPr>
          <w:rFonts w:ascii="Calibri" w:hAnsi="Calibri"/>
          <w:noProof/>
          <w:szCs w:val="22"/>
          <w:lang w:eastAsia="en-GB"/>
        </w:rPr>
      </w:pPr>
      <w:hyperlink w:anchor="_Toc348948978" w:history="1">
        <w:r w:rsidR="00C06E26" w:rsidRPr="00BB23CF">
          <w:rPr>
            <w:rStyle w:val="Hyperlink"/>
            <w:noProof/>
          </w:rPr>
          <w:t>List of Tables</w:t>
        </w:r>
        <w:r w:rsidR="00C06E26">
          <w:rPr>
            <w:noProof/>
            <w:webHidden/>
          </w:rPr>
          <w:tab/>
        </w:r>
        <w:r>
          <w:rPr>
            <w:noProof/>
            <w:webHidden/>
          </w:rPr>
          <w:fldChar w:fldCharType="begin"/>
        </w:r>
        <w:r w:rsidR="00C06E26">
          <w:rPr>
            <w:noProof/>
            <w:webHidden/>
          </w:rPr>
          <w:instrText xml:space="preserve"> PAGEREF _Toc348948978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1"/>
        <w:tabs>
          <w:tab w:val="left" w:pos="440"/>
          <w:tab w:val="right" w:leader="dot" w:pos="9350"/>
        </w:tabs>
        <w:rPr>
          <w:rFonts w:ascii="Calibri" w:hAnsi="Calibri"/>
          <w:noProof/>
          <w:szCs w:val="22"/>
          <w:lang w:eastAsia="en-GB"/>
        </w:rPr>
      </w:pPr>
      <w:hyperlink w:anchor="_Toc348948979" w:history="1">
        <w:r w:rsidR="00C06E26" w:rsidRPr="00BB23CF">
          <w:rPr>
            <w:rStyle w:val="Hyperlink"/>
            <w:noProof/>
          </w:rPr>
          <w:t>1</w:t>
        </w:r>
        <w:r w:rsidR="00C06E26">
          <w:rPr>
            <w:rFonts w:ascii="Calibri" w:hAnsi="Calibri"/>
            <w:noProof/>
            <w:szCs w:val="22"/>
            <w:lang w:eastAsia="en-GB"/>
          </w:rPr>
          <w:tab/>
        </w:r>
        <w:r w:rsidR="00C06E26" w:rsidRPr="00BB23CF">
          <w:rPr>
            <w:rStyle w:val="Hyperlink"/>
            <w:noProof/>
          </w:rPr>
          <w:t>General</w:t>
        </w:r>
        <w:r w:rsidR="00C06E26">
          <w:rPr>
            <w:noProof/>
            <w:webHidden/>
          </w:rPr>
          <w:tab/>
        </w:r>
        <w:r>
          <w:rPr>
            <w:noProof/>
            <w:webHidden/>
          </w:rPr>
          <w:fldChar w:fldCharType="begin"/>
        </w:r>
        <w:r w:rsidR="00C06E26">
          <w:rPr>
            <w:noProof/>
            <w:webHidden/>
          </w:rPr>
          <w:instrText xml:space="preserve"> PAGEREF _Toc348948979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2"/>
        <w:tabs>
          <w:tab w:val="left" w:pos="880"/>
          <w:tab w:val="right" w:leader="dot" w:pos="9350"/>
        </w:tabs>
        <w:rPr>
          <w:rFonts w:ascii="Calibri" w:hAnsi="Calibri"/>
          <w:noProof/>
          <w:szCs w:val="22"/>
          <w:lang w:eastAsia="en-GB"/>
        </w:rPr>
      </w:pPr>
      <w:hyperlink w:anchor="_Toc348948980" w:history="1">
        <w:r w:rsidR="00C06E26" w:rsidRPr="00BB23CF">
          <w:rPr>
            <w:rStyle w:val="Hyperlink"/>
            <w:noProof/>
          </w:rPr>
          <w:t>1.1</w:t>
        </w:r>
        <w:r w:rsidR="00C06E26">
          <w:rPr>
            <w:rFonts w:ascii="Calibri" w:hAnsi="Calibri"/>
            <w:noProof/>
            <w:szCs w:val="22"/>
            <w:lang w:eastAsia="en-GB"/>
          </w:rPr>
          <w:tab/>
        </w:r>
        <w:r w:rsidR="00C06E26" w:rsidRPr="00BB23CF">
          <w:rPr>
            <w:rStyle w:val="Hyperlink"/>
            <w:noProof/>
          </w:rPr>
          <w:t>Approvals and Dates</w:t>
        </w:r>
        <w:r w:rsidR="00C06E26">
          <w:rPr>
            <w:noProof/>
            <w:webHidden/>
          </w:rPr>
          <w:tab/>
        </w:r>
        <w:r>
          <w:rPr>
            <w:noProof/>
            <w:webHidden/>
          </w:rPr>
          <w:fldChar w:fldCharType="begin"/>
        </w:r>
        <w:r w:rsidR="00C06E26">
          <w:rPr>
            <w:noProof/>
            <w:webHidden/>
          </w:rPr>
          <w:instrText xml:space="preserve"> PAGEREF _Toc348948980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2"/>
        <w:tabs>
          <w:tab w:val="left" w:pos="880"/>
          <w:tab w:val="right" w:leader="dot" w:pos="9350"/>
        </w:tabs>
        <w:rPr>
          <w:rFonts w:ascii="Calibri" w:hAnsi="Calibri"/>
          <w:noProof/>
          <w:szCs w:val="22"/>
          <w:lang w:eastAsia="en-GB"/>
        </w:rPr>
      </w:pPr>
      <w:hyperlink w:anchor="_Toc348948981" w:history="1">
        <w:r w:rsidR="00C06E26" w:rsidRPr="00BB23CF">
          <w:rPr>
            <w:rStyle w:val="Hyperlink"/>
            <w:noProof/>
          </w:rPr>
          <w:t>1.2</w:t>
        </w:r>
        <w:r w:rsidR="00C06E26">
          <w:rPr>
            <w:rFonts w:ascii="Calibri" w:hAnsi="Calibri"/>
            <w:noProof/>
            <w:szCs w:val="22"/>
            <w:lang w:eastAsia="en-GB"/>
          </w:rPr>
          <w:tab/>
        </w:r>
        <w:r w:rsidR="00C06E26" w:rsidRPr="00BB23CF">
          <w:rPr>
            <w:rStyle w:val="Hyperlink"/>
            <w:noProof/>
          </w:rPr>
          <w:t>Change Record</w:t>
        </w:r>
        <w:r w:rsidR="00C06E26">
          <w:rPr>
            <w:noProof/>
            <w:webHidden/>
          </w:rPr>
          <w:tab/>
        </w:r>
        <w:r>
          <w:rPr>
            <w:noProof/>
            <w:webHidden/>
          </w:rPr>
          <w:fldChar w:fldCharType="begin"/>
        </w:r>
        <w:r w:rsidR="00C06E26">
          <w:rPr>
            <w:noProof/>
            <w:webHidden/>
          </w:rPr>
          <w:instrText xml:space="preserve"> PAGEREF _Toc348948981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2"/>
        <w:tabs>
          <w:tab w:val="left" w:pos="880"/>
          <w:tab w:val="right" w:leader="dot" w:pos="9350"/>
        </w:tabs>
        <w:rPr>
          <w:rFonts w:ascii="Calibri" w:hAnsi="Calibri"/>
          <w:noProof/>
          <w:szCs w:val="22"/>
          <w:lang w:eastAsia="en-GB"/>
        </w:rPr>
      </w:pPr>
      <w:hyperlink w:anchor="_Toc348948982" w:history="1">
        <w:r w:rsidR="00C06E26" w:rsidRPr="00BB23CF">
          <w:rPr>
            <w:rStyle w:val="Hyperlink"/>
            <w:noProof/>
          </w:rPr>
          <w:t>1.3</w:t>
        </w:r>
        <w:r w:rsidR="00C06E26">
          <w:rPr>
            <w:rFonts w:ascii="Calibri" w:hAnsi="Calibri"/>
            <w:noProof/>
            <w:szCs w:val="22"/>
            <w:lang w:eastAsia="en-GB"/>
          </w:rPr>
          <w:tab/>
        </w:r>
        <w:r w:rsidR="00C06E26" w:rsidRPr="00BB23CF">
          <w:rPr>
            <w:rStyle w:val="Hyperlink"/>
            <w:noProof/>
          </w:rPr>
          <w:t>Acronyms</w:t>
        </w:r>
        <w:r w:rsidR="00C06E26">
          <w:rPr>
            <w:noProof/>
            <w:webHidden/>
          </w:rPr>
          <w:tab/>
        </w:r>
        <w:r>
          <w:rPr>
            <w:noProof/>
            <w:webHidden/>
          </w:rPr>
          <w:fldChar w:fldCharType="begin"/>
        </w:r>
        <w:r w:rsidR="00C06E26">
          <w:rPr>
            <w:noProof/>
            <w:webHidden/>
          </w:rPr>
          <w:instrText xml:space="preserve"> PAGEREF _Toc348948982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2"/>
        <w:tabs>
          <w:tab w:val="left" w:pos="880"/>
          <w:tab w:val="right" w:leader="dot" w:pos="9350"/>
        </w:tabs>
        <w:rPr>
          <w:rFonts w:ascii="Calibri" w:hAnsi="Calibri"/>
          <w:noProof/>
          <w:szCs w:val="22"/>
          <w:lang w:eastAsia="en-GB"/>
        </w:rPr>
      </w:pPr>
      <w:hyperlink w:anchor="_Toc348948983" w:history="1">
        <w:r w:rsidR="00C06E26" w:rsidRPr="00BB23CF">
          <w:rPr>
            <w:rStyle w:val="Hyperlink"/>
            <w:noProof/>
          </w:rPr>
          <w:t>1.4</w:t>
        </w:r>
        <w:r w:rsidR="00C06E26">
          <w:rPr>
            <w:rFonts w:ascii="Calibri" w:hAnsi="Calibri"/>
            <w:noProof/>
            <w:szCs w:val="22"/>
            <w:lang w:eastAsia="en-GB"/>
          </w:rPr>
          <w:tab/>
        </w:r>
        <w:r w:rsidR="00C06E26" w:rsidRPr="00BB23CF">
          <w:rPr>
            <w:rStyle w:val="Hyperlink"/>
            <w:noProof/>
          </w:rPr>
          <w:t>References</w:t>
        </w:r>
        <w:r w:rsidR="00C06E26">
          <w:rPr>
            <w:noProof/>
            <w:webHidden/>
          </w:rPr>
          <w:tab/>
        </w:r>
        <w:r>
          <w:rPr>
            <w:noProof/>
            <w:webHidden/>
          </w:rPr>
          <w:fldChar w:fldCharType="begin"/>
        </w:r>
        <w:r w:rsidR="00C06E26">
          <w:rPr>
            <w:noProof/>
            <w:webHidden/>
          </w:rPr>
          <w:instrText xml:space="preserve"> PAGEREF _Toc348948983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1"/>
        <w:tabs>
          <w:tab w:val="left" w:pos="440"/>
          <w:tab w:val="right" w:leader="dot" w:pos="9350"/>
        </w:tabs>
        <w:rPr>
          <w:rFonts w:ascii="Calibri" w:hAnsi="Calibri"/>
          <w:noProof/>
          <w:szCs w:val="22"/>
          <w:lang w:eastAsia="en-GB"/>
        </w:rPr>
      </w:pPr>
      <w:hyperlink w:anchor="_Toc348948984" w:history="1">
        <w:r w:rsidR="00C06E26" w:rsidRPr="00BB23CF">
          <w:rPr>
            <w:rStyle w:val="Hyperlink"/>
            <w:noProof/>
          </w:rPr>
          <w:t>2</w:t>
        </w:r>
        <w:r w:rsidR="00C06E26">
          <w:rPr>
            <w:rFonts w:ascii="Calibri" w:hAnsi="Calibri"/>
            <w:noProof/>
            <w:szCs w:val="22"/>
            <w:lang w:eastAsia="en-GB"/>
          </w:rPr>
          <w:tab/>
        </w:r>
        <w:r w:rsidR="00C06E26" w:rsidRPr="00BB23CF">
          <w:rPr>
            <w:rStyle w:val="Hyperlink"/>
            <w:noProof/>
          </w:rPr>
          <w:t>OFDM</w:t>
        </w:r>
        <w:r w:rsidR="00C06E26">
          <w:rPr>
            <w:noProof/>
            <w:webHidden/>
          </w:rPr>
          <w:tab/>
        </w:r>
        <w:r>
          <w:rPr>
            <w:noProof/>
            <w:webHidden/>
          </w:rPr>
          <w:fldChar w:fldCharType="begin"/>
        </w:r>
        <w:r w:rsidR="00C06E26">
          <w:rPr>
            <w:noProof/>
            <w:webHidden/>
          </w:rPr>
          <w:instrText xml:space="preserve"> PAGEREF _Toc348948984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2"/>
        <w:tabs>
          <w:tab w:val="left" w:pos="880"/>
          <w:tab w:val="right" w:leader="dot" w:pos="9350"/>
        </w:tabs>
        <w:rPr>
          <w:rFonts w:ascii="Calibri" w:hAnsi="Calibri"/>
          <w:noProof/>
          <w:szCs w:val="22"/>
          <w:lang w:eastAsia="en-GB"/>
        </w:rPr>
      </w:pPr>
      <w:hyperlink w:anchor="_Toc348948985" w:history="1">
        <w:r w:rsidR="00C06E26" w:rsidRPr="00BB23CF">
          <w:rPr>
            <w:rStyle w:val="Hyperlink"/>
            <w:noProof/>
          </w:rPr>
          <w:t>2.1</w:t>
        </w:r>
        <w:r w:rsidR="00C06E26">
          <w:rPr>
            <w:rFonts w:ascii="Calibri" w:hAnsi="Calibri"/>
            <w:noProof/>
            <w:szCs w:val="22"/>
            <w:lang w:eastAsia="en-GB"/>
          </w:rPr>
          <w:tab/>
        </w:r>
        <w:r w:rsidR="00C06E26" w:rsidRPr="00BB23CF">
          <w:rPr>
            <w:rStyle w:val="Hyperlink"/>
            <w:noProof/>
          </w:rPr>
          <w:t>Sub-Carrier</w:t>
        </w:r>
        <w:r w:rsidR="00C06E26">
          <w:rPr>
            <w:noProof/>
            <w:webHidden/>
          </w:rPr>
          <w:tab/>
        </w:r>
        <w:r>
          <w:rPr>
            <w:noProof/>
            <w:webHidden/>
          </w:rPr>
          <w:fldChar w:fldCharType="begin"/>
        </w:r>
        <w:r w:rsidR="00C06E26">
          <w:rPr>
            <w:noProof/>
            <w:webHidden/>
          </w:rPr>
          <w:instrText xml:space="preserve"> PAGEREF _Toc348948985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2"/>
        <w:tabs>
          <w:tab w:val="left" w:pos="880"/>
          <w:tab w:val="right" w:leader="dot" w:pos="9350"/>
        </w:tabs>
        <w:rPr>
          <w:rFonts w:ascii="Calibri" w:hAnsi="Calibri"/>
          <w:noProof/>
          <w:szCs w:val="22"/>
          <w:lang w:eastAsia="en-GB"/>
        </w:rPr>
      </w:pPr>
      <w:hyperlink w:anchor="_Toc348948986" w:history="1">
        <w:r w:rsidR="00C06E26" w:rsidRPr="00BB23CF">
          <w:rPr>
            <w:rStyle w:val="Hyperlink"/>
            <w:noProof/>
          </w:rPr>
          <w:t>2.2</w:t>
        </w:r>
        <w:r w:rsidR="00C06E26">
          <w:rPr>
            <w:rFonts w:ascii="Calibri" w:hAnsi="Calibri"/>
            <w:noProof/>
            <w:szCs w:val="22"/>
            <w:lang w:eastAsia="en-GB"/>
          </w:rPr>
          <w:tab/>
        </w:r>
        <w:r w:rsidR="00C06E26" w:rsidRPr="00BB23CF">
          <w:rPr>
            <w:rStyle w:val="Hyperlink"/>
            <w:noProof/>
          </w:rPr>
          <w:t>Transmission</w:t>
        </w:r>
        <w:r w:rsidR="00C06E26">
          <w:rPr>
            <w:noProof/>
            <w:webHidden/>
          </w:rPr>
          <w:tab/>
        </w:r>
        <w:r>
          <w:rPr>
            <w:noProof/>
            <w:webHidden/>
          </w:rPr>
          <w:fldChar w:fldCharType="begin"/>
        </w:r>
        <w:r w:rsidR="00C06E26">
          <w:rPr>
            <w:noProof/>
            <w:webHidden/>
          </w:rPr>
          <w:instrText xml:space="preserve"> PAGEREF _Toc348948986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2"/>
        <w:tabs>
          <w:tab w:val="left" w:pos="880"/>
          <w:tab w:val="right" w:leader="dot" w:pos="9350"/>
        </w:tabs>
        <w:rPr>
          <w:rFonts w:ascii="Calibri" w:hAnsi="Calibri"/>
          <w:noProof/>
          <w:szCs w:val="22"/>
          <w:lang w:eastAsia="en-GB"/>
        </w:rPr>
      </w:pPr>
      <w:hyperlink w:anchor="_Toc348948987" w:history="1">
        <w:r w:rsidR="00C06E26" w:rsidRPr="00BB23CF">
          <w:rPr>
            <w:rStyle w:val="Hyperlink"/>
            <w:noProof/>
          </w:rPr>
          <w:t>2.3</w:t>
        </w:r>
        <w:r w:rsidR="00C06E26">
          <w:rPr>
            <w:rFonts w:ascii="Calibri" w:hAnsi="Calibri"/>
            <w:noProof/>
            <w:szCs w:val="22"/>
            <w:lang w:eastAsia="en-GB"/>
          </w:rPr>
          <w:tab/>
        </w:r>
        <w:r w:rsidR="00C06E26" w:rsidRPr="00BB23CF">
          <w:rPr>
            <w:rStyle w:val="Hyperlink"/>
            <w:noProof/>
          </w:rPr>
          <w:t>Task 5 Part 1</w:t>
        </w:r>
        <w:r w:rsidR="00C06E26">
          <w:rPr>
            <w:noProof/>
            <w:webHidden/>
          </w:rPr>
          <w:tab/>
        </w:r>
        <w:r>
          <w:rPr>
            <w:noProof/>
            <w:webHidden/>
          </w:rPr>
          <w:fldChar w:fldCharType="begin"/>
        </w:r>
        <w:r w:rsidR="00C06E26">
          <w:rPr>
            <w:noProof/>
            <w:webHidden/>
          </w:rPr>
          <w:instrText xml:space="preserve"> PAGEREF _Toc348948987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3"/>
        <w:tabs>
          <w:tab w:val="left" w:pos="1320"/>
          <w:tab w:val="right" w:leader="dot" w:pos="9350"/>
        </w:tabs>
        <w:rPr>
          <w:rFonts w:ascii="Calibri" w:hAnsi="Calibri"/>
          <w:noProof/>
          <w:szCs w:val="22"/>
          <w:lang w:eastAsia="en-GB"/>
        </w:rPr>
      </w:pPr>
      <w:hyperlink w:anchor="_Toc348948988" w:history="1">
        <w:r w:rsidR="00C06E26" w:rsidRPr="00BB23CF">
          <w:rPr>
            <w:rStyle w:val="Hyperlink"/>
            <w:noProof/>
          </w:rPr>
          <w:t>2.3.1</w:t>
        </w:r>
        <w:r w:rsidR="00C06E26">
          <w:rPr>
            <w:rFonts w:ascii="Calibri" w:hAnsi="Calibri"/>
            <w:noProof/>
            <w:szCs w:val="22"/>
            <w:lang w:eastAsia="en-GB"/>
          </w:rPr>
          <w:tab/>
        </w:r>
        <w:r w:rsidR="00C06E26" w:rsidRPr="00BB23CF">
          <w:rPr>
            <w:rStyle w:val="Hyperlink"/>
            <w:noProof/>
          </w:rPr>
          <w:t>The Effects of Channel Delay</w:t>
        </w:r>
        <w:r w:rsidR="00C06E26">
          <w:rPr>
            <w:noProof/>
            <w:webHidden/>
          </w:rPr>
          <w:tab/>
        </w:r>
        <w:r>
          <w:rPr>
            <w:noProof/>
            <w:webHidden/>
          </w:rPr>
          <w:fldChar w:fldCharType="begin"/>
        </w:r>
        <w:r w:rsidR="00C06E26">
          <w:rPr>
            <w:noProof/>
            <w:webHidden/>
          </w:rPr>
          <w:instrText xml:space="preserve"> PAGEREF _Toc348948988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2"/>
        <w:tabs>
          <w:tab w:val="left" w:pos="880"/>
          <w:tab w:val="right" w:leader="dot" w:pos="9350"/>
        </w:tabs>
        <w:rPr>
          <w:rFonts w:ascii="Calibri" w:hAnsi="Calibri"/>
          <w:noProof/>
          <w:szCs w:val="22"/>
          <w:lang w:eastAsia="en-GB"/>
        </w:rPr>
      </w:pPr>
      <w:hyperlink w:anchor="_Toc348948989" w:history="1">
        <w:r w:rsidR="00C06E26" w:rsidRPr="00BB23CF">
          <w:rPr>
            <w:rStyle w:val="Hyperlink"/>
            <w:noProof/>
          </w:rPr>
          <w:t>2.4</w:t>
        </w:r>
        <w:r w:rsidR="00C06E26">
          <w:rPr>
            <w:rFonts w:ascii="Calibri" w:hAnsi="Calibri"/>
            <w:noProof/>
            <w:szCs w:val="22"/>
            <w:lang w:eastAsia="en-GB"/>
          </w:rPr>
          <w:tab/>
        </w:r>
        <w:r w:rsidR="00C06E26" w:rsidRPr="00BB23CF">
          <w:rPr>
            <w:rStyle w:val="Hyperlink"/>
            <w:noProof/>
          </w:rPr>
          <w:t>Task 5 Part 2</w:t>
        </w:r>
        <w:r w:rsidR="00C06E26">
          <w:rPr>
            <w:noProof/>
            <w:webHidden/>
          </w:rPr>
          <w:tab/>
        </w:r>
        <w:r>
          <w:rPr>
            <w:noProof/>
            <w:webHidden/>
          </w:rPr>
          <w:fldChar w:fldCharType="begin"/>
        </w:r>
        <w:r w:rsidR="00C06E26">
          <w:rPr>
            <w:noProof/>
            <w:webHidden/>
          </w:rPr>
          <w:instrText xml:space="preserve"> PAGEREF _Toc348948989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OC2"/>
        <w:tabs>
          <w:tab w:val="left" w:pos="880"/>
          <w:tab w:val="right" w:leader="dot" w:pos="9350"/>
        </w:tabs>
        <w:rPr>
          <w:rFonts w:ascii="Calibri" w:hAnsi="Calibri"/>
          <w:noProof/>
          <w:szCs w:val="22"/>
          <w:lang w:eastAsia="en-GB"/>
        </w:rPr>
      </w:pPr>
      <w:hyperlink w:anchor="_Toc348948990" w:history="1">
        <w:r w:rsidR="00C06E26" w:rsidRPr="00BB23CF">
          <w:rPr>
            <w:rStyle w:val="Hyperlink"/>
            <w:noProof/>
          </w:rPr>
          <w:t>2.5</w:t>
        </w:r>
        <w:r w:rsidR="00C06E26">
          <w:rPr>
            <w:rFonts w:ascii="Calibri" w:hAnsi="Calibri"/>
            <w:noProof/>
            <w:szCs w:val="22"/>
            <w:lang w:eastAsia="en-GB"/>
          </w:rPr>
          <w:tab/>
        </w:r>
        <w:r w:rsidR="00C06E26" w:rsidRPr="00BB23CF">
          <w:rPr>
            <w:rStyle w:val="Hyperlink"/>
            <w:noProof/>
          </w:rPr>
          <w:t>Task 5 Part 3</w:t>
        </w:r>
        <w:r w:rsidR="00C06E26">
          <w:rPr>
            <w:noProof/>
            <w:webHidden/>
          </w:rPr>
          <w:tab/>
        </w:r>
        <w:r>
          <w:rPr>
            <w:noProof/>
            <w:webHidden/>
          </w:rPr>
          <w:fldChar w:fldCharType="begin"/>
        </w:r>
        <w:r w:rsidR="00C06E26">
          <w:rPr>
            <w:noProof/>
            <w:webHidden/>
          </w:rPr>
          <w:instrText xml:space="preserve"> PAGEREF _Toc348948990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rsidP="00E71BF8">
      <w:r w:rsidRPr="00604D35">
        <w:fldChar w:fldCharType="end"/>
      </w:r>
      <w:bookmarkStart w:id="2" w:name="_Toc142984011"/>
      <w:bookmarkStart w:id="3" w:name="_Toc42685232"/>
      <w:bookmarkStart w:id="4" w:name="_Toc78701362"/>
      <w:bookmarkStart w:id="5" w:name="_Toc142984012"/>
      <w:bookmarkStart w:id="6" w:name="_Toc142384718"/>
    </w:p>
    <w:p w:rsidR="00C06E26" w:rsidRDefault="00C06E26" w:rsidP="00E71BF8">
      <w:pPr>
        <w:pStyle w:val="Headingnocontents"/>
      </w:pPr>
      <w:r>
        <w:br w:type="page"/>
      </w:r>
      <w:bookmarkStart w:id="7" w:name="_Toc348948977"/>
      <w:r>
        <w:lastRenderedPageBreak/>
        <w:t>List of Figures</w:t>
      </w:r>
      <w:bookmarkEnd w:id="7"/>
    </w:p>
    <w:p w:rsidR="00C06E26" w:rsidRDefault="00B22FB0">
      <w:pPr>
        <w:pStyle w:val="TableofFigures"/>
        <w:tabs>
          <w:tab w:val="right" w:leader="dot" w:pos="9350"/>
        </w:tabs>
        <w:rPr>
          <w:rFonts w:ascii="Calibri" w:hAnsi="Calibri"/>
          <w:noProof/>
          <w:szCs w:val="22"/>
          <w:lang w:eastAsia="en-GB"/>
        </w:rPr>
      </w:pPr>
      <w:r w:rsidRPr="00B22FB0">
        <w:fldChar w:fldCharType="begin"/>
      </w:r>
      <w:r w:rsidR="00C06E26">
        <w:instrText xml:space="preserve"> TOC \h \z \c "Figure" </w:instrText>
      </w:r>
      <w:r w:rsidRPr="00B22FB0">
        <w:fldChar w:fldCharType="separate"/>
      </w:r>
      <w:hyperlink w:anchor="_Toc348948540" w:history="1">
        <w:r w:rsidR="00C06E26" w:rsidRPr="00E75DB2">
          <w:rPr>
            <w:rStyle w:val="Hyperlink"/>
            <w:noProof/>
          </w:rPr>
          <w:t>Figure 1- Channel Impulse Response</w:t>
        </w:r>
        <w:r w:rsidR="00C06E26">
          <w:rPr>
            <w:noProof/>
            <w:webHidden/>
          </w:rPr>
          <w:tab/>
        </w:r>
        <w:r>
          <w:rPr>
            <w:noProof/>
            <w:webHidden/>
          </w:rPr>
          <w:fldChar w:fldCharType="begin"/>
        </w:r>
        <w:r w:rsidR="00C06E26">
          <w:rPr>
            <w:noProof/>
            <w:webHidden/>
          </w:rPr>
          <w:instrText xml:space="preserve"> PAGEREF _Toc348948540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41" w:history="1">
        <w:r w:rsidR="00C06E26" w:rsidRPr="00E75DB2">
          <w:rPr>
            <w:rStyle w:val="Hyperlink"/>
            <w:noProof/>
          </w:rPr>
          <w:t>Figure 2- Minimum Frequency Separation</w:t>
        </w:r>
        <w:r w:rsidR="00C06E26">
          <w:rPr>
            <w:noProof/>
            <w:webHidden/>
          </w:rPr>
          <w:tab/>
        </w:r>
        <w:r>
          <w:rPr>
            <w:noProof/>
            <w:webHidden/>
          </w:rPr>
          <w:fldChar w:fldCharType="begin"/>
        </w:r>
        <w:r w:rsidR="00C06E26">
          <w:rPr>
            <w:noProof/>
            <w:webHidden/>
          </w:rPr>
          <w:instrText xml:space="preserve"> PAGEREF _Toc348948541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42" w:history="1">
        <w:r w:rsidR="00C06E26" w:rsidRPr="00E75DB2">
          <w:rPr>
            <w:rStyle w:val="Hyperlink"/>
            <w:noProof/>
          </w:rPr>
          <w:t>Figure 3-Sub-Carrier Sinusoidal Waves</w:t>
        </w:r>
        <w:r w:rsidR="00C06E26">
          <w:rPr>
            <w:noProof/>
            <w:webHidden/>
          </w:rPr>
          <w:tab/>
        </w:r>
        <w:r>
          <w:rPr>
            <w:noProof/>
            <w:webHidden/>
          </w:rPr>
          <w:fldChar w:fldCharType="begin"/>
        </w:r>
        <w:r w:rsidR="00C06E26">
          <w:rPr>
            <w:noProof/>
            <w:webHidden/>
          </w:rPr>
          <w:instrText xml:space="preserve"> PAGEREF _Toc348948542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43" w:history="1">
        <w:r w:rsidR="00C06E26" w:rsidRPr="00E75DB2">
          <w:rPr>
            <w:rStyle w:val="Hyperlink"/>
            <w:noProof/>
          </w:rPr>
          <w:t>Figure 4-Frequency Shifted Rectangular Filter</w:t>
        </w:r>
        <w:r w:rsidR="00C06E26">
          <w:rPr>
            <w:noProof/>
            <w:webHidden/>
          </w:rPr>
          <w:tab/>
        </w:r>
        <w:r>
          <w:rPr>
            <w:noProof/>
            <w:webHidden/>
          </w:rPr>
          <w:fldChar w:fldCharType="begin"/>
        </w:r>
        <w:r w:rsidR="00C06E26">
          <w:rPr>
            <w:noProof/>
            <w:webHidden/>
          </w:rPr>
          <w:instrText xml:space="preserve"> PAGEREF _Toc348948543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44" w:history="1">
        <w:r w:rsidR="00C06E26" w:rsidRPr="00E75DB2">
          <w:rPr>
            <w:rStyle w:val="Hyperlink"/>
            <w:noProof/>
          </w:rPr>
          <w:t>Figure 5- OFDM - Frequency Domain</w:t>
        </w:r>
        <w:r w:rsidR="00C06E26">
          <w:rPr>
            <w:noProof/>
            <w:webHidden/>
          </w:rPr>
          <w:tab/>
        </w:r>
        <w:r>
          <w:rPr>
            <w:noProof/>
            <w:webHidden/>
          </w:rPr>
          <w:fldChar w:fldCharType="begin"/>
        </w:r>
        <w:r w:rsidR="00C06E26">
          <w:rPr>
            <w:noProof/>
            <w:webHidden/>
          </w:rPr>
          <w:instrText xml:space="preserve"> PAGEREF _Toc348948544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45" w:history="1">
        <w:r w:rsidR="00C06E26" w:rsidRPr="00E75DB2">
          <w:rPr>
            <w:rStyle w:val="Hyperlink"/>
            <w:noProof/>
          </w:rPr>
          <w:t>Figure 6- OFDM Symbols</w:t>
        </w:r>
        <w:r w:rsidR="00C06E26">
          <w:rPr>
            <w:noProof/>
            <w:webHidden/>
          </w:rPr>
          <w:tab/>
        </w:r>
        <w:r>
          <w:rPr>
            <w:noProof/>
            <w:webHidden/>
          </w:rPr>
          <w:fldChar w:fldCharType="begin"/>
        </w:r>
        <w:r w:rsidR="00C06E26">
          <w:rPr>
            <w:noProof/>
            <w:webHidden/>
          </w:rPr>
          <w:instrText xml:space="preserve"> PAGEREF _Toc348948545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46" w:history="1">
        <w:r w:rsidR="00C06E26" w:rsidRPr="00E75DB2">
          <w:rPr>
            <w:rStyle w:val="Hyperlink"/>
            <w:noProof/>
          </w:rPr>
          <w:t>Figure 7-OFDM Modulation</w:t>
        </w:r>
        <w:r w:rsidR="00C06E26">
          <w:rPr>
            <w:noProof/>
            <w:webHidden/>
          </w:rPr>
          <w:tab/>
        </w:r>
        <w:r>
          <w:rPr>
            <w:noProof/>
            <w:webHidden/>
          </w:rPr>
          <w:fldChar w:fldCharType="begin"/>
        </w:r>
        <w:r w:rsidR="00C06E26">
          <w:rPr>
            <w:noProof/>
            <w:webHidden/>
          </w:rPr>
          <w:instrText xml:space="preserve"> PAGEREF _Toc348948546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47" w:history="1">
        <w:r w:rsidR="00C06E26" w:rsidRPr="00E75DB2">
          <w:rPr>
            <w:rStyle w:val="Hyperlink"/>
            <w:noProof/>
          </w:rPr>
          <w:t>Figure 8-OFDM Spectrum Analysis</w:t>
        </w:r>
        <w:r w:rsidR="00C06E26">
          <w:rPr>
            <w:noProof/>
            <w:webHidden/>
          </w:rPr>
          <w:tab/>
        </w:r>
        <w:r>
          <w:rPr>
            <w:noProof/>
            <w:webHidden/>
          </w:rPr>
          <w:fldChar w:fldCharType="begin"/>
        </w:r>
        <w:r w:rsidR="00C06E26">
          <w:rPr>
            <w:noProof/>
            <w:webHidden/>
          </w:rPr>
          <w:instrText xml:space="preserve"> PAGEREF _Toc348948547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48" w:history="1">
        <w:r w:rsidR="00C06E26" w:rsidRPr="00E75DB2">
          <w:rPr>
            <w:rStyle w:val="Hyperlink"/>
            <w:noProof/>
          </w:rPr>
          <w:t>Figure 9-Channel Delayed Spectrum Analysis</w:t>
        </w:r>
        <w:r w:rsidR="00C06E26">
          <w:rPr>
            <w:noProof/>
            <w:webHidden/>
          </w:rPr>
          <w:tab/>
        </w:r>
        <w:r>
          <w:rPr>
            <w:noProof/>
            <w:webHidden/>
          </w:rPr>
          <w:fldChar w:fldCharType="begin"/>
        </w:r>
        <w:r w:rsidR="00C06E26">
          <w:rPr>
            <w:noProof/>
            <w:webHidden/>
          </w:rPr>
          <w:instrText xml:space="preserve"> PAGEREF _Toc348948548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49" w:history="1">
        <w:r w:rsidR="00C06E26" w:rsidRPr="00E75DB2">
          <w:rPr>
            <w:rStyle w:val="Hyperlink"/>
            <w:noProof/>
          </w:rPr>
          <w:t>Figure 10-The Effects of a Time Varying Channel on I and Q Components</w:t>
        </w:r>
        <w:r w:rsidR="00C06E26">
          <w:rPr>
            <w:noProof/>
            <w:webHidden/>
          </w:rPr>
          <w:tab/>
        </w:r>
        <w:r>
          <w:rPr>
            <w:noProof/>
            <w:webHidden/>
          </w:rPr>
          <w:fldChar w:fldCharType="begin"/>
        </w:r>
        <w:r w:rsidR="00C06E26">
          <w:rPr>
            <w:noProof/>
            <w:webHidden/>
          </w:rPr>
          <w:instrText xml:space="preserve"> PAGEREF _Toc348948549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50" w:history="1">
        <w:r w:rsidR="00C06E26" w:rsidRPr="00E75DB2">
          <w:rPr>
            <w:rStyle w:val="Hyperlink"/>
            <w:noProof/>
          </w:rPr>
          <w:t>Figure 11-Cyclic Prefix Implementation</w:t>
        </w:r>
        <w:r w:rsidR="00C06E26">
          <w:rPr>
            <w:noProof/>
            <w:webHidden/>
          </w:rPr>
          <w:tab/>
        </w:r>
        <w:r>
          <w:rPr>
            <w:noProof/>
            <w:webHidden/>
          </w:rPr>
          <w:fldChar w:fldCharType="begin"/>
        </w:r>
        <w:r w:rsidR="00C06E26">
          <w:rPr>
            <w:noProof/>
            <w:webHidden/>
          </w:rPr>
          <w:instrText xml:space="preserve"> PAGEREF _Toc348948550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51" w:history="1">
        <w:r w:rsidR="00C06E26" w:rsidRPr="00E75DB2">
          <w:rPr>
            <w:rStyle w:val="Hyperlink"/>
            <w:noProof/>
          </w:rPr>
          <w:t>Figure 12-Cyclic Extension</w:t>
        </w:r>
        <w:r w:rsidR="00C06E26">
          <w:rPr>
            <w:noProof/>
            <w:webHidden/>
          </w:rPr>
          <w:tab/>
        </w:r>
        <w:r>
          <w:rPr>
            <w:noProof/>
            <w:webHidden/>
          </w:rPr>
          <w:fldChar w:fldCharType="begin"/>
        </w:r>
        <w:r w:rsidR="00C06E26">
          <w:rPr>
            <w:noProof/>
            <w:webHidden/>
          </w:rPr>
          <w:instrText xml:space="preserve"> PAGEREF _Toc348948551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52" w:history="1">
        <w:r w:rsidR="00C06E26" w:rsidRPr="00E75DB2">
          <w:rPr>
            <w:rStyle w:val="Hyperlink"/>
            <w:noProof/>
          </w:rPr>
          <w:t>Figure 13- The Effects of a Time Varying Channel on I and Q Components Where a Cyclic Prefix has been appended to the OFDM Symbol</w:t>
        </w:r>
        <w:r w:rsidR="00C06E26">
          <w:rPr>
            <w:noProof/>
            <w:webHidden/>
          </w:rPr>
          <w:tab/>
        </w:r>
        <w:r>
          <w:rPr>
            <w:noProof/>
            <w:webHidden/>
          </w:rPr>
          <w:fldChar w:fldCharType="begin"/>
        </w:r>
        <w:r w:rsidR="00C06E26">
          <w:rPr>
            <w:noProof/>
            <w:webHidden/>
          </w:rPr>
          <w:instrText xml:space="preserve"> PAGEREF _Toc348948552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53" w:history="1">
        <w:r w:rsidR="00C06E26" w:rsidRPr="00E75DB2">
          <w:rPr>
            <w:rStyle w:val="Hyperlink"/>
            <w:noProof/>
          </w:rPr>
          <w:t>Figure 14-Cyclic Prefix Limitations</w:t>
        </w:r>
        <w:r w:rsidR="00C06E26">
          <w:rPr>
            <w:noProof/>
            <w:webHidden/>
          </w:rPr>
          <w:tab/>
        </w:r>
        <w:r>
          <w:rPr>
            <w:noProof/>
            <w:webHidden/>
          </w:rPr>
          <w:fldChar w:fldCharType="begin"/>
        </w:r>
        <w:r w:rsidR="00C06E26">
          <w:rPr>
            <w:noProof/>
            <w:webHidden/>
          </w:rPr>
          <w:instrText xml:space="preserve"> PAGEREF _Toc348948553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54" w:history="1">
        <w:r w:rsidR="00C06E26" w:rsidRPr="00E75DB2">
          <w:rPr>
            <w:rStyle w:val="Hyperlink"/>
            <w:noProof/>
          </w:rPr>
          <w:t>Figure 15-OFDM with AWGN</w:t>
        </w:r>
        <w:r w:rsidR="00C06E26">
          <w:rPr>
            <w:noProof/>
            <w:webHidden/>
          </w:rPr>
          <w:tab/>
        </w:r>
        <w:r>
          <w:rPr>
            <w:noProof/>
            <w:webHidden/>
          </w:rPr>
          <w:fldChar w:fldCharType="begin"/>
        </w:r>
        <w:r w:rsidR="00C06E26">
          <w:rPr>
            <w:noProof/>
            <w:webHidden/>
          </w:rPr>
          <w:instrText xml:space="preserve"> PAGEREF _Toc348948554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55" w:history="1">
        <w:r w:rsidR="00C06E26" w:rsidRPr="00E75DB2">
          <w:rPr>
            <w:rStyle w:val="Hyperlink"/>
            <w:noProof/>
          </w:rPr>
          <w:t>Figure 16-Two Tap Multipath Channel</w:t>
        </w:r>
        <w:r w:rsidR="00C06E26">
          <w:rPr>
            <w:noProof/>
            <w:webHidden/>
          </w:rPr>
          <w:tab/>
        </w:r>
        <w:r>
          <w:rPr>
            <w:noProof/>
            <w:webHidden/>
          </w:rPr>
          <w:fldChar w:fldCharType="begin"/>
        </w:r>
        <w:r w:rsidR="00C06E26">
          <w:rPr>
            <w:noProof/>
            <w:webHidden/>
          </w:rPr>
          <w:instrText xml:space="preserve"> PAGEREF _Toc348948555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56" w:history="1">
        <w:r w:rsidR="00C06E26" w:rsidRPr="00E75DB2">
          <w:rPr>
            <w:rStyle w:val="Hyperlink"/>
            <w:noProof/>
          </w:rPr>
          <w:t>Figure 17- Spectrum Analysis or Two Tap Multipath Channel</w:t>
        </w:r>
        <w:r w:rsidR="00C06E26">
          <w:rPr>
            <w:noProof/>
            <w:webHidden/>
          </w:rPr>
          <w:tab/>
        </w:r>
        <w:r>
          <w:rPr>
            <w:noProof/>
            <w:webHidden/>
          </w:rPr>
          <w:fldChar w:fldCharType="begin"/>
        </w:r>
        <w:r w:rsidR="00C06E26">
          <w:rPr>
            <w:noProof/>
            <w:webHidden/>
          </w:rPr>
          <w:instrText xml:space="preserve"> PAGEREF _Toc348948556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57" w:history="1">
        <w:r w:rsidR="00C06E26" w:rsidRPr="00E75DB2">
          <w:rPr>
            <w:rStyle w:val="Hyperlink"/>
            <w:noProof/>
          </w:rPr>
          <w:t>Figure 18-Channel with unit amplitudes and random phase</w:t>
        </w:r>
        <w:r w:rsidR="00C06E26">
          <w:rPr>
            <w:noProof/>
            <w:webHidden/>
          </w:rPr>
          <w:tab/>
        </w:r>
        <w:r>
          <w:rPr>
            <w:noProof/>
            <w:webHidden/>
          </w:rPr>
          <w:fldChar w:fldCharType="begin"/>
        </w:r>
        <w:r w:rsidR="00C06E26">
          <w:rPr>
            <w:noProof/>
            <w:webHidden/>
          </w:rPr>
          <w:instrText xml:space="preserve"> PAGEREF _Toc348948557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pPr>
        <w:pStyle w:val="TableofFigures"/>
        <w:tabs>
          <w:tab w:val="right" w:leader="dot" w:pos="9350"/>
        </w:tabs>
        <w:rPr>
          <w:rFonts w:ascii="Calibri" w:hAnsi="Calibri"/>
          <w:noProof/>
          <w:szCs w:val="22"/>
          <w:lang w:eastAsia="en-GB"/>
        </w:rPr>
      </w:pPr>
      <w:hyperlink w:anchor="_Toc348948558" w:history="1">
        <w:r w:rsidR="00C06E26" w:rsidRPr="00E75DB2">
          <w:rPr>
            <w:rStyle w:val="Hyperlink"/>
            <w:noProof/>
          </w:rPr>
          <w:t>Figure 19- Spectrum Analysis or Two Tap Multipath Channel with unit amplitude taps</w:t>
        </w:r>
        <w:r w:rsidR="00C06E26">
          <w:rPr>
            <w:noProof/>
            <w:webHidden/>
          </w:rPr>
          <w:tab/>
        </w:r>
        <w:r>
          <w:rPr>
            <w:noProof/>
            <w:webHidden/>
          </w:rPr>
          <w:fldChar w:fldCharType="begin"/>
        </w:r>
        <w:r w:rsidR="00C06E26">
          <w:rPr>
            <w:noProof/>
            <w:webHidden/>
          </w:rPr>
          <w:instrText xml:space="preserve"> PAGEREF _Toc348948558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rsidP="00E71BF8">
      <w:pPr>
        <w:pStyle w:val="Headingnocontents"/>
      </w:pPr>
      <w:r>
        <w:fldChar w:fldCharType="end"/>
      </w:r>
    </w:p>
    <w:p w:rsidR="00C06E26" w:rsidRDefault="00C06E26" w:rsidP="00E71BF8">
      <w:pPr>
        <w:pStyle w:val="Headingnocontents"/>
      </w:pPr>
      <w:r>
        <w:br w:type="page"/>
      </w:r>
      <w:bookmarkStart w:id="8" w:name="_Toc348948978"/>
      <w:r>
        <w:lastRenderedPageBreak/>
        <w:t>List of Tables</w:t>
      </w:r>
      <w:bookmarkEnd w:id="8"/>
    </w:p>
    <w:p w:rsidR="00C06E26" w:rsidRDefault="00B22FB0">
      <w:pPr>
        <w:pStyle w:val="TableofFigures"/>
        <w:tabs>
          <w:tab w:val="right" w:leader="dot" w:pos="9350"/>
        </w:tabs>
        <w:rPr>
          <w:rFonts w:ascii="Calibri" w:hAnsi="Calibri"/>
          <w:noProof/>
          <w:szCs w:val="22"/>
          <w:lang w:eastAsia="en-GB"/>
        </w:rPr>
      </w:pPr>
      <w:r>
        <w:fldChar w:fldCharType="begin"/>
      </w:r>
      <w:r w:rsidR="00C06E26">
        <w:instrText xml:space="preserve"> TOC \h \z \c "Table" </w:instrText>
      </w:r>
      <w:r>
        <w:fldChar w:fldCharType="separate"/>
      </w:r>
      <w:hyperlink w:anchor="_Toc348948559" w:history="1">
        <w:r w:rsidR="00C06E26" w:rsidRPr="00227258">
          <w:rPr>
            <w:rStyle w:val="Hyperlink"/>
            <w:noProof/>
          </w:rPr>
          <w:t>Table 1-System Parameters</w:t>
        </w:r>
        <w:r w:rsidR="00C06E26">
          <w:rPr>
            <w:noProof/>
            <w:webHidden/>
          </w:rPr>
          <w:tab/>
        </w:r>
        <w:r>
          <w:rPr>
            <w:noProof/>
            <w:webHidden/>
          </w:rPr>
          <w:fldChar w:fldCharType="begin"/>
        </w:r>
        <w:r w:rsidR="00C06E26">
          <w:rPr>
            <w:noProof/>
            <w:webHidden/>
          </w:rPr>
          <w:instrText xml:space="preserve"> PAGEREF _Toc348948559 \h </w:instrText>
        </w:r>
        <w:r>
          <w:rPr>
            <w:noProof/>
            <w:webHidden/>
          </w:rPr>
        </w:r>
        <w:r>
          <w:rPr>
            <w:noProof/>
            <w:webHidden/>
          </w:rPr>
          <w:fldChar w:fldCharType="separate"/>
        </w:r>
        <w:r w:rsidR="00C06E26">
          <w:rPr>
            <w:noProof/>
            <w:webHidden/>
          </w:rPr>
          <w:t>3</w:t>
        </w:r>
        <w:r>
          <w:rPr>
            <w:noProof/>
            <w:webHidden/>
          </w:rPr>
          <w:fldChar w:fldCharType="end"/>
        </w:r>
      </w:hyperlink>
    </w:p>
    <w:p w:rsidR="00C06E26" w:rsidRDefault="00B22FB0" w:rsidP="00E71BF8">
      <w:r>
        <w:fldChar w:fldCharType="end"/>
      </w:r>
    </w:p>
    <w:p w:rsidR="00C06E26" w:rsidRPr="0074161B" w:rsidRDefault="00C06E26" w:rsidP="00E71BF8">
      <w:pPr>
        <w:pStyle w:val="Heading1"/>
      </w:pPr>
      <w:r>
        <w:br w:type="page"/>
      </w:r>
      <w:bookmarkStart w:id="9" w:name="_Toc348948979"/>
      <w:r w:rsidRPr="0074161B">
        <w:lastRenderedPageBreak/>
        <w:t>General</w:t>
      </w:r>
      <w:bookmarkEnd w:id="2"/>
      <w:bookmarkEnd w:id="3"/>
      <w:bookmarkEnd w:id="4"/>
      <w:bookmarkEnd w:id="5"/>
      <w:bookmarkEnd w:id="6"/>
      <w:bookmarkEnd w:id="9"/>
    </w:p>
    <w:p w:rsidR="00C06E26" w:rsidRPr="00604D35" w:rsidRDefault="00C06E26" w:rsidP="00E71BF8">
      <w:pPr>
        <w:pStyle w:val="Heading2"/>
      </w:pPr>
      <w:bookmarkStart w:id="10" w:name="_Toc12164773"/>
      <w:bookmarkStart w:id="11" w:name="_Toc42685233"/>
      <w:bookmarkStart w:id="12" w:name="_Toc78701363"/>
      <w:bookmarkStart w:id="13" w:name="_Toc142984013"/>
      <w:bookmarkStart w:id="14" w:name="_Toc142384719"/>
      <w:bookmarkStart w:id="15" w:name="_Toc348948980"/>
      <w:r w:rsidRPr="00604D35">
        <w:t>Approvals and Dates</w:t>
      </w:r>
      <w:bookmarkEnd w:id="10"/>
      <w:bookmarkEnd w:id="11"/>
      <w:bookmarkEnd w:id="12"/>
      <w:bookmarkEnd w:id="13"/>
      <w:bookmarkEnd w:id="14"/>
      <w:bookmarkEnd w:id="1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tblPr>
      <w:tblGrid>
        <w:gridCol w:w="2647"/>
        <w:gridCol w:w="4654"/>
      </w:tblGrid>
      <w:tr w:rsidR="00C06E26" w:rsidRPr="00604D35" w:rsidTr="008240CF">
        <w:trPr>
          <w:cantSplit/>
          <w:jc w:val="center"/>
        </w:trPr>
        <w:tc>
          <w:tcPr>
            <w:tcW w:w="2647" w:type="dxa"/>
            <w:tcBorders>
              <w:top w:val="nil"/>
              <w:left w:val="nil"/>
              <w:bottom w:val="single" w:sz="12" w:space="0" w:color="auto"/>
              <w:right w:val="single" w:sz="12" w:space="0" w:color="auto"/>
            </w:tcBorders>
          </w:tcPr>
          <w:p w:rsidR="00C06E26" w:rsidRPr="00D07D91" w:rsidRDefault="00C06E26" w:rsidP="008240CF">
            <w:pPr>
              <w:spacing w:before="120" w:after="120"/>
              <w:jc w:val="center"/>
              <w:rPr>
                <w:rFonts w:cs="Arial"/>
                <w:sz w:val="20"/>
              </w:rPr>
            </w:pPr>
          </w:p>
        </w:tc>
        <w:tc>
          <w:tcPr>
            <w:tcW w:w="4654" w:type="dxa"/>
            <w:tcBorders>
              <w:top w:val="single" w:sz="12" w:space="0" w:color="auto"/>
              <w:left w:val="single" w:sz="12" w:space="0" w:color="auto"/>
              <w:bottom w:val="single" w:sz="12" w:space="0" w:color="auto"/>
            </w:tcBorders>
          </w:tcPr>
          <w:p w:rsidR="00C06E26" w:rsidRPr="00D07D91" w:rsidRDefault="00C06E26" w:rsidP="008240CF">
            <w:pPr>
              <w:spacing w:before="120" w:after="120"/>
              <w:jc w:val="center"/>
              <w:rPr>
                <w:rFonts w:cs="Arial"/>
                <w:b/>
                <w:bCs/>
                <w:sz w:val="20"/>
              </w:rPr>
            </w:pPr>
            <w:r w:rsidRPr="00D07D91">
              <w:rPr>
                <w:rFonts w:cs="Arial"/>
                <w:b/>
                <w:bCs/>
                <w:sz w:val="20"/>
              </w:rPr>
              <w:t>Approval Date</w:t>
            </w:r>
          </w:p>
        </w:tc>
      </w:tr>
      <w:tr w:rsidR="00C06E26" w:rsidRPr="00604D35" w:rsidTr="008240CF">
        <w:trPr>
          <w:cantSplit/>
          <w:jc w:val="center"/>
        </w:trPr>
        <w:tc>
          <w:tcPr>
            <w:tcW w:w="2647" w:type="dxa"/>
            <w:tcBorders>
              <w:top w:val="single" w:sz="12" w:space="0" w:color="auto"/>
              <w:bottom w:val="single" w:sz="12" w:space="0" w:color="auto"/>
              <w:right w:val="single" w:sz="12" w:space="0" w:color="auto"/>
            </w:tcBorders>
          </w:tcPr>
          <w:p w:rsidR="00C06E26" w:rsidRPr="00D07D91" w:rsidRDefault="00C06E26" w:rsidP="007A4E84">
            <w:pPr>
              <w:spacing w:before="120" w:after="120"/>
              <w:ind w:left="720"/>
              <w:rPr>
                <w:rFonts w:cs="Arial"/>
                <w:bCs/>
                <w:sz w:val="20"/>
              </w:rPr>
            </w:pPr>
            <w:r>
              <w:rPr>
                <w:rFonts w:cs="Arial"/>
                <w:bCs/>
                <w:sz w:val="20"/>
              </w:rPr>
              <w:t>A. E. Jones</w:t>
            </w:r>
          </w:p>
        </w:tc>
        <w:tc>
          <w:tcPr>
            <w:tcW w:w="4654" w:type="dxa"/>
            <w:tcBorders>
              <w:top w:val="single" w:sz="12" w:space="0" w:color="auto"/>
              <w:left w:val="single" w:sz="12" w:space="0" w:color="auto"/>
              <w:bottom w:val="single" w:sz="12" w:space="0" w:color="auto"/>
            </w:tcBorders>
          </w:tcPr>
          <w:p w:rsidR="00C06E26" w:rsidRPr="00D07D91" w:rsidRDefault="00C06E26" w:rsidP="008240CF">
            <w:pPr>
              <w:spacing w:before="120" w:after="120"/>
              <w:jc w:val="center"/>
              <w:rPr>
                <w:rFonts w:cs="Arial"/>
                <w:sz w:val="20"/>
              </w:rPr>
            </w:pPr>
          </w:p>
        </w:tc>
      </w:tr>
    </w:tbl>
    <w:p w:rsidR="00C06E26" w:rsidRDefault="00C06E26" w:rsidP="00E71BF8"/>
    <w:p w:rsidR="00C06E26" w:rsidRPr="00604D35" w:rsidRDefault="00C06E26" w:rsidP="00E71BF8"/>
    <w:p w:rsidR="00C06E26" w:rsidRPr="00604D35" w:rsidRDefault="00C06E26" w:rsidP="00E71BF8">
      <w:pPr>
        <w:pStyle w:val="Heading2"/>
      </w:pPr>
      <w:bookmarkStart w:id="16" w:name="_Toc12164774"/>
      <w:bookmarkStart w:id="17" w:name="_Toc42685234"/>
      <w:bookmarkStart w:id="18" w:name="_Toc78701364"/>
      <w:bookmarkStart w:id="19" w:name="_Toc142984014"/>
      <w:bookmarkStart w:id="20" w:name="_Toc142384720"/>
      <w:bookmarkStart w:id="21" w:name="_Toc348948981"/>
      <w:r w:rsidRPr="00604D35">
        <w:t>Change Record</w:t>
      </w:r>
      <w:bookmarkEnd w:id="16"/>
      <w:bookmarkEnd w:id="17"/>
      <w:bookmarkEnd w:id="18"/>
      <w:bookmarkEnd w:id="19"/>
      <w:bookmarkEnd w:id="20"/>
      <w:bookmarkEnd w:id="21"/>
    </w:p>
    <w:tbl>
      <w:tblPr>
        <w:tblW w:w="877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tblPr>
      <w:tblGrid>
        <w:gridCol w:w="1707"/>
        <w:gridCol w:w="978"/>
        <w:gridCol w:w="14"/>
        <w:gridCol w:w="2112"/>
        <w:gridCol w:w="3965"/>
      </w:tblGrid>
      <w:tr w:rsidR="00C06E26" w:rsidRPr="00604D35" w:rsidTr="008240CF">
        <w:trPr>
          <w:cantSplit/>
          <w:jc w:val="center"/>
        </w:trPr>
        <w:tc>
          <w:tcPr>
            <w:tcW w:w="1707" w:type="dxa"/>
            <w:tcBorders>
              <w:top w:val="single" w:sz="12" w:space="0" w:color="auto"/>
              <w:bottom w:val="single" w:sz="12" w:space="0" w:color="auto"/>
            </w:tcBorders>
          </w:tcPr>
          <w:p w:rsidR="00C06E26" w:rsidRPr="00D07D91" w:rsidRDefault="00C06E26" w:rsidP="008240CF">
            <w:pPr>
              <w:spacing w:before="120" w:after="120"/>
              <w:jc w:val="center"/>
              <w:rPr>
                <w:rFonts w:cs="Arial"/>
                <w:b/>
                <w:bCs/>
                <w:sz w:val="20"/>
              </w:rPr>
            </w:pPr>
            <w:r w:rsidRPr="00D07D91">
              <w:rPr>
                <w:rFonts w:cs="Arial"/>
                <w:b/>
                <w:bCs/>
                <w:sz w:val="20"/>
              </w:rPr>
              <w:t>Date</w:t>
            </w:r>
          </w:p>
        </w:tc>
        <w:tc>
          <w:tcPr>
            <w:tcW w:w="992" w:type="dxa"/>
            <w:gridSpan w:val="2"/>
            <w:tcBorders>
              <w:top w:val="single" w:sz="12" w:space="0" w:color="auto"/>
              <w:bottom w:val="single" w:sz="12" w:space="0" w:color="auto"/>
            </w:tcBorders>
          </w:tcPr>
          <w:p w:rsidR="00C06E26" w:rsidRPr="00D07D91" w:rsidRDefault="00C06E26" w:rsidP="008240CF">
            <w:pPr>
              <w:spacing w:before="120" w:after="120"/>
              <w:jc w:val="center"/>
              <w:rPr>
                <w:rFonts w:cs="Arial"/>
                <w:b/>
                <w:bCs/>
                <w:sz w:val="20"/>
              </w:rPr>
            </w:pPr>
            <w:r w:rsidRPr="00D07D91">
              <w:rPr>
                <w:rFonts w:cs="Arial"/>
                <w:b/>
                <w:bCs/>
                <w:sz w:val="20"/>
              </w:rPr>
              <w:t>Version</w:t>
            </w:r>
          </w:p>
        </w:tc>
        <w:tc>
          <w:tcPr>
            <w:tcW w:w="2112" w:type="dxa"/>
            <w:tcBorders>
              <w:top w:val="single" w:sz="12" w:space="0" w:color="auto"/>
              <w:bottom w:val="single" w:sz="12" w:space="0" w:color="auto"/>
            </w:tcBorders>
          </w:tcPr>
          <w:p w:rsidR="00C06E26" w:rsidRPr="00D07D91" w:rsidRDefault="00C06E26" w:rsidP="008240CF">
            <w:pPr>
              <w:spacing w:before="120" w:after="120"/>
              <w:jc w:val="center"/>
              <w:rPr>
                <w:rFonts w:cs="Arial"/>
                <w:b/>
                <w:bCs/>
                <w:sz w:val="20"/>
              </w:rPr>
            </w:pPr>
            <w:r w:rsidRPr="00D07D91">
              <w:rPr>
                <w:rFonts w:cs="Arial"/>
                <w:b/>
                <w:bCs/>
                <w:sz w:val="20"/>
              </w:rPr>
              <w:t>Author</w:t>
            </w:r>
          </w:p>
        </w:tc>
        <w:tc>
          <w:tcPr>
            <w:tcW w:w="3965" w:type="dxa"/>
            <w:tcBorders>
              <w:top w:val="single" w:sz="12" w:space="0" w:color="auto"/>
              <w:bottom w:val="single" w:sz="12" w:space="0" w:color="auto"/>
            </w:tcBorders>
          </w:tcPr>
          <w:p w:rsidR="00C06E26" w:rsidRPr="00D07D91" w:rsidRDefault="00C06E26" w:rsidP="008240CF">
            <w:pPr>
              <w:spacing w:before="120" w:after="120"/>
              <w:jc w:val="center"/>
              <w:rPr>
                <w:rFonts w:cs="Arial"/>
                <w:b/>
                <w:bCs/>
                <w:sz w:val="20"/>
              </w:rPr>
            </w:pPr>
            <w:r w:rsidRPr="00D07D91">
              <w:rPr>
                <w:rFonts w:cs="Arial"/>
                <w:b/>
                <w:bCs/>
                <w:sz w:val="20"/>
              </w:rPr>
              <w:t>Description of Changes</w:t>
            </w:r>
          </w:p>
        </w:tc>
      </w:tr>
      <w:tr w:rsidR="00C06E26" w:rsidRPr="00604D35" w:rsidTr="00AA017A">
        <w:trPr>
          <w:cantSplit/>
          <w:jc w:val="center"/>
        </w:trPr>
        <w:tc>
          <w:tcPr>
            <w:tcW w:w="1707" w:type="dxa"/>
            <w:tcBorders>
              <w:top w:val="single" w:sz="12" w:space="0" w:color="auto"/>
            </w:tcBorders>
          </w:tcPr>
          <w:p w:rsidR="00C06E26" w:rsidRPr="00D07D91" w:rsidRDefault="00C06E26" w:rsidP="0079701C">
            <w:pPr>
              <w:spacing w:before="120" w:after="120"/>
              <w:jc w:val="center"/>
              <w:rPr>
                <w:rFonts w:cs="Arial"/>
                <w:kern w:val="2"/>
                <w:sz w:val="20"/>
              </w:rPr>
            </w:pPr>
            <w:r>
              <w:rPr>
                <w:rFonts w:cs="Arial"/>
                <w:kern w:val="2"/>
                <w:sz w:val="20"/>
              </w:rPr>
              <w:t>Date</w:t>
            </w:r>
          </w:p>
        </w:tc>
        <w:tc>
          <w:tcPr>
            <w:tcW w:w="992" w:type="dxa"/>
            <w:gridSpan w:val="2"/>
            <w:tcBorders>
              <w:top w:val="single" w:sz="12" w:space="0" w:color="auto"/>
            </w:tcBorders>
          </w:tcPr>
          <w:p w:rsidR="00C06E26" w:rsidRPr="00D07D91" w:rsidRDefault="00C06E26" w:rsidP="008240CF">
            <w:pPr>
              <w:spacing w:before="120" w:after="120"/>
              <w:jc w:val="center"/>
              <w:rPr>
                <w:rFonts w:cs="Arial"/>
                <w:kern w:val="2"/>
                <w:sz w:val="20"/>
              </w:rPr>
            </w:pPr>
            <w:r>
              <w:rPr>
                <w:rFonts w:cs="Arial"/>
                <w:kern w:val="2"/>
                <w:sz w:val="20"/>
              </w:rPr>
              <w:t>0.01</w:t>
            </w:r>
          </w:p>
        </w:tc>
        <w:tc>
          <w:tcPr>
            <w:tcW w:w="2112" w:type="dxa"/>
            <w:tcBorders>
              <w:top w:val="single" w:sz="12" w:space="0" w:color="auto"/>
            </w:tcBorders>
            <w:vAlign w:val="center"/>
          </w:tcPr>
          <w:p w:rsidR="00C06E26" w:rsidRDefault="00C06E26">
            <w:pPr>
              <w:spacing w:before="120" w:after="120"/>
              <w:jc w:val="center"/>
              <w:rPr>
                <w:rFonts w:cs="Arial"/>
                <w:kern w:val="2"/>
                <w:sz w:val="20"/>
              </w:rPr>
            </w:pPr>
          </w:p>
        </w:tc>
        <w:tc>
          <w:tcPr>
            <w:tcW w:w="3965" w:type="dxa"/>
            <w:tcBorders>
              <w:top w:val="single" w:sz="12" w:space="0" w:color="auto"/>
            </w:tcBorders>
          </w:tcPr>
          <w:p w:rsidR="00C06E26" w:rsidRPr="00D07D91" w:rsidRDefault="00C06E26" w:rsidP="007A4E84">
            <w:pPr>
              <w:spacing w:before="120" w:after="120"/>
              <w:rPr>
                <w:rFonts w:cs="Arial"/>
                <w:kern w:val="2"/>
                <w:sz w:val="20"/>
              </w:rPr>
            </w:pPr>
            <w:r>
              <w:rPr>
                <w:rFonts w:cs="Arial"/>
                <w:kern w:val="2"/>
                <w:sz w:val="20"/>
              </w:rPr>
              <w:t>Initial Draft</w:t>
            </w:r>
          </w:p>
        </w:tc>
      </w:tr>
      <w:tr w:rsidR="00C06E26" w:rsidRPr="00604D35" w:rsidTr="00AA017A">
        <w:trPr>
          <w:cantSplit/>
          <w:jc w:val="center"/>
        </w:trPr>
        <w:tc>
          <w:tcPr>
            <w:tcW w:w="1707" w:type="dxa"/>
            <w:vAlign w:val="center"/>
          </w:tcPr>
          <w:p w:rsidR="00C06E26" w:rsidRDefault="00C06E26">
            <w:pPr>
              <w:spacing w:before="120" w:after="120"/>
              <w:jc w:val="center"/>
              <w:rPr>
                <w:rFonts w:cs="Arial"/>
                <w:kern w:val="2"/>
                <w:sz w:val="20"/>
              </w:rPr>
            </w:pPr>
          </w:p>
        </w:tc>
        <w:tc>
          <w:tcPr>
            <w:tcW w:w="978" w:type="dxa"/>
            <w:vAlign w:val="center"/>
          </w:tcPr>
          <w:p w:rsidR="00C06E26" w:rsidRDefault="00C06E26">
            <w:pPr>
              <w:spacing w:before="120" w:after="120"/>
              <w:jc w:val="center"/>
              <w:rPr>
                <w:rFonts w:cs="Arial"/>
                <w:kern w:val="2"/>
                <w:sz w:val="20"/>
              </w:rPr>
            </w:pPr>
          </w:p>
        </w:tc>
        <w:tc>
          <w:tcPr>
            <w:tcW w:w="2126" w:type="dxa"/>
            <w:gridSpan w:val="2"/>
            <w:vAlign w:val="center"/>
          </w:tcPr>
          <w:p w:rsidR="00C06E26" w:rsidRDefault="00C06E26">
            <w:pPr>
              <w:spacing w:before="120" w:after="120"/>
              <w:jc w:val="center"/>
              <w:rPr>
                <w:rFonts w:cs="Arial"/>
                <w:kern w:val="2"/>
                <w:sz w:val="20"/>
              </w:rPr>
            </w:pPr>
          </w:p>
        </w:tc>
        <w:tc>
          <w:tcPr>
            <w:tcW w:w="3965" w:type="dxa"/>
          </w:tcPr>
          <w:p w:rsidR="00C06E26" w:rsidRPr="00D07D91" w:rsidRDefault="00C06E26" w:rsidP="008240CF">
            <w:pPr>
              <w:spacing w:before="120" w:after="120"/>
              <w:jc w:val="left"/>
              <w:rPr>
                <w:rFonts w:cs="Arial"/>
                <w:kern w:val="2"/>
                <w:sz w:val="20"/>
              </w:rPr>
            </w:pPr>
          </w:p>
        </w:tc>
      </w:tr>
      <w:tr w:rsidR="00C06E26" w:rsidRPr="00604D35" w:rsidTr="008240CF">
        <w:trPr>
          <w:cantSplit/>
          <w:jc w:val="center"/>
        </w:trPr>
        <w:tc>
          <w:tcPr>
            <w:tcW w:w="1707" w:type="dxa"/>
          </w:tcPr>
          <w:p w:rsidR="00C06E26" w:rsidRPr="00D07D91" w:rsidRDefault="00C06E26" w:rsidP="0079701C">
            <w:pPr>
              <w:spacing w:before="120" w:after="120"/>
              <w:jc w:val="center"/>
              <w:rPr>
                <w:kern w:val="2"/>
                <w:sz w:val="20"/>
              </w:rPr>
            </w:pPr>
          </w:p>
        </w:tc>
        <w:tc>
          <w:tcPr>
            <w:tcW w:w="978" w:type="dxa"/>
          </w:tcPr>
          <w:p w:rsidR="00C06E26" w:rsidRPr="00D07D91" w:rsidRDefault="00C06E26" w:rsidP="0079701C">
            <w:pPr>
              <w:spacing w:before="120" w:after="120"/>
              <w:jc w:val="center"/>
              <w:rPr>
                <w:kern w:val="2"/>
                <w:sz w:val="20"/>
              </w:rPr>
            </w:pPr>
          </w:p>
        </w:tc>
        <w:tc>
          <w:tcPr>
            <w:tcW w:w="2126" w:type="dxa"/>
            <w:gridSpan w:val="2"/>
          </w:tcPr>
          <w:p w:rsidR="00C06E26" w:rsidRPr="00D07D91" w:rsidRDefault="00C06E26" w:rsidP="0079701C">
            <w:pPr>
              <w:spacing w:before="120" w:after="120"/>
              <w:jc w:val="center"/>
              <w:rPr>
                <w:kern w:val="2"/>
                <w:sz w:val="20"/>
              </w:rPr>
            </w:pPr>
          </w:p>
        </w:tc>
        <w:tc>
          <w:tcPr>
            <w:tcW w:w="3965" w:type="dxa"/>
          </w:tcPr>
          <w:p w:rsidR="00C06E26" w:rsidRPr="00D07D91" w:rsidRDefault="00C06E26" w:rsidP="0079701C">
            <w:pPr>
              <w:spacing w:before="120" w:after="120"/>
              <w:jc w:val="left"/>
              <w:rPr>
                <w:kern w:val="2"/>
                <w:sz w:val="20"/>
              </w:rPr>
            </w:pPr>
          </w:p>
        </w:tc>
      </w:tr>
      <w:tr w:rsidR="00C06E26" w:rsidRPr="00604D35" w:rsidTr="008240CF">
        <w:trPr>
          <w:cantSplit/>
          <w:jc w:val="center"/>
        </w:trPr>
        <w:tc>
          <w:tcPr>
            <w:tcW w:w="1707" w:type="dxa"/>
          </w:tcPr>
          <w:p w:rsidR="00C06E26" w:rsidRPr="00D07D91" w:rsidRDefault="00C06E26" w:rsidP="00416BD4">
            <w:pPr>
              <w:spacing w:before="120" w:after="120"/>
              <w:jc w:val="center"/>
              <w:rPr>
                <w:kern w:val="2"/>
                <w:sz w:val="20"/>
              </w:rPr>
            </w:pPr>
          </w:p>
        </w:tc>
        <w:tc>
          <w:tcPr>
            <w:tcW w:w="978" w:type="dxa"/>
          </w:tcPr>
          <w:p w:rsidR="00C06E26" w:rsidRPr="00D07D91" w:rsidRDefault="00C06E26" w:rsidP="00ED45B3">
            <w:pPr>
              <w:spacing w:before="120" w:after="120"/>
              <w:jc w:val="center"/>
              <w:rPr>
                <w:kern w:val="2"/>
                <w:sz w:val="20"/>
              </w:rPr>
            </w:pPr>
          </w:p>
        </w:tc>
        <w:tc>
          <w:tcPr>
            <w:tcW w:w="2126" w:type="dxa"/>
            <w:gridSpan w:val="2"/>
          </w:tcPr>
          <w:p w:rsidR="00C06E26" w:rsidRPr="00D07D91" w:rsidRDefault="00C06E26" w:rsidP="00ED45B3">
            <w:pPr>
              <w:spacing w:before="120" w:after="120"/>
              <w:jc w:val="center"/>
              <w:rPr>
                <w:kern w:val="2"/>
                <w:sz w:val="20"/>
              </w:rPr>
            </w:pPr>
          </w:p>
        </w:tc>
        <w:tc>
          <w:tcPr>
            <w:tcW w:w="3965" w:type="dxa"/>
          </w:tcPr>
          <w:p w:rsidR="00C06E26" w:rsidRPr="00D07D91" w:rsidRDefault="00C06E26" w:rsidP="008240CF">
            <w:pPr>
              <w:spacing w:before="120" w:after="120"/>
              <w:jc w:val="left"/>
              <w:rPr>
                <w:kern w:val="2"/>
                <w:sz w:val="20"/>
              </w:rPr>
            </w:pPr>
          </w:p>
        </w:tc>
      </w:tr>
      <w:tr w:rsidR="00C06E26" w:rsidRPr="00604D35" w:rsidTr="008240CF">
        <w:trPr>
          <w:cantSplit/>
          <w:jc w:val="center"/>
        </w:trPr>
        <w:tc>
          <w:tcPr>
            <w:tcW w:w="1707" w:type="dxa"/>
          </w:tcPr>
          <w:p w:rsidR="00C06E26" w:rsidRPr="00D07D91" w:rsidRDefault="00C06E26" w:rsidP="00234DBD">
            <w:pPr>
              <w:spacing w:before="120" w:after="120"/>
              <w:jc w:val="center"/>
              <w:rPr>
                <w:kern w:val="2"/>
                <w:sz w:val="20"/>
              </w:rPr>
            </w:pPr>
          </w:p>
        </w:tc>
        <w:tc>
          <w:tcPr>
            <w:tcW w:w="978" w:type="dxa"/>
          </w:tcPr>
          <w:p w:rsidR="00C06E26" w:rsidRPr="00D07D91" w:rsidRDefault="00C06E26" w:rsidP="00234DBD">
            <w:pPr>
              <w:spacing w:before="120" w:after="120"/>
              <w:jc w:val="center"/>
              <w:rPr>
                <w:kern w:val="2"/>
                <w:sz w:val="20"/>
              </w:rPr>
            </w:pPr>
          </w:p>
        </w:tc>
        <w:tc>
          <w:tcPr>
            <w:tcW w:w="2126" w:type="dxa"/>
            <w:gridSpan w:val="2"/>
          </w:tcPr>
          <w:p w:rsidR="00C06E26" w:rsidRPr="00D07D91" w:rsidRDefault="00C06E26" w:rsidP="00234DBD">
            <w:pPr>
              <w:spacing w:before="120" w:after="120"/>
              <w:jc w:val="center"/>
              <w:rPr>
                <w:kern w:val="2"/>
                <w:sz w:val="20"/>
              </w:rPr>
            </w:pPr>
          </w:p>
        </w:tc>
        <w:tc>
          <w:tcPr>
            <w:tcW w:w="3965" w:type="dxa"/>
          </w:tcPr>
          <w:p w:rsidR="00C06E26" w:rsidRPr="00D07D91" w:rsidRDefault="00C06E26" w:rsidP="008240CF">
            <w:pPr>
              <w:spacing w:before="120" w:after="120"/>
              <w:jc w:val="left"/>
              <w:rPr>
                <w:kern w:val="2"/>
                <w:sz w:val="20"/>
              </w:rPr>
            </w:pPr>
          </w:p>
        </w:tc>
      </w:tr>
      <w:tr w:rsidR="00C06E26" w:rsidRPr="00604D35" w:rsidTr="008240CF">
        <w:trPr>
          <w:cantSplit/>
          <w:jc w:val="center"/>
        </w:trPr>
        <w:tc>
          <w:tcPr>
            <w:tcW w:w="1707" w:type="dxa"/>
          </w:tcPr>
          <w:p w:rsidR="00C06E26" w:rsidRPr="00D07D91" w:rsidRDefault="00C06E26" w:rsidP="00272A38">
            <w:pPr>
              <w:spacing w:before="120" w:after="120"/>
              <w:jc w:val="center"/>
              <w:rPr>
                <w:kern w:val="2"/>
                <w:sz w:val="20"/>
              </w:rPr>
            </w:pPr>
          </w:p>
        </w:tc>
        <w:tc>
          <w:tcPr>
            <w:tcW w:w="978" w:type="dxa"/>
          </w:tcPr>
          <w:p w:rsidR="00C06E26" w:rsidRPr="00D07D91" w:rsidRDefault="00C06E26" w:rsidP="00272A38">
            <w:pPr>
              <w:spacing w:before="120" w:after="120"/>
              <w:jc w:val="center"/>
              <w:rPr>
                <w:kern w:val="2"/>
                <w:sz w:val="20"/>
              </w:rPr>
            </w:pPr>
          </w:p>
        </w:tc>
        <w:tc>
          <w:tcPr>
            <w:tcW w:w="2126" w:type="dxa"/>
            <w:gridSpan w:val="2"/>
          </w:tcPr>
          <w:p w:rsidR="00C06E26" w:rsidRPr="00D07D91" w:rsidRDefault="00C06E26" w:rsidP="00272A38">
            <w:pPr>
              <w:spacing w:before="120" w:after="120"/>
              <w:jc w:val="center"/>
              <w:rPr>
                <w:kern w:val="2"/>
                <w:sz w:val="20"/>
              </w:rPr>
            </w:pPr>
          </w:p>
        </w:tc>
        <w:tc>
          <w:tcPr>
            <w:tcW w:w="3965" w:type="dxa"/>
          </w:tcPr>
          <w:p w:rsidR="00C06E26" w:rsidRPr="00D07D91" w:rsidRDefault="00C06E26" w:rsidP="008240CF">
            <w:pPr>
              <w:spacing w:before="120" w:after="120"/>
              <w:jc w:val="left"/>
              <w:rPr>
                <w:kern w:val="2"/>
                <w:sz w:val="20"/>
              </w:rPr>
            </w:pPr>
          </w:p>
        </w:tc>
      </w:tr>
      <w:tr w:rsidR="00C06E26" w:rsidRPr="00604D35" w:rsidTr="008240CF">
        <w:trPr>
          <w:cantSplit/>
          <w:jc w:val="center"/>
        </w:trPr>
        <w:tc>
          <w:tcPr>
            <w:tcW w:w="1707" w:type="dxa"/>
            <w:tcBorders>
              <w:bottom w:val="single" w:sz="12" w:space="0" w:color="auto"/>
            </w:tcBorders>
          </w:tcPr>
          <w:p w:rsidR="00C06E26" w:rsidRPr="00D07D91" w:rsidRDefault="00C06E26" w:rsidP="00E269E7">
            <w:pPr>
              <w:spacing w:before="120" w:after="120"/>
              <w:jc w:val="center"/>
              <w:rPr>
                <w:kern w:val="2"/>
                <w:sz w:val="20"/>
              </w:rPr>
            </w:pPr>
          </w:p>
        </w:tc>
        <w:tc>
          <w:tcPr>
            <w:tcW w:w="978" w:type="dxa"/>
            <w:tcBorders>
              <w:bottom w:val="single" w:sz="12" w:space="0" w:color="auto"/>
            </w:tcBorders>
          </w:tcPr>
          <w:p w:rsidR="00C06E26" w:rsidRPr="00D07D91" w:rsidRDefault="00C06E26" w:rsidP="00E269E7">
            <w:pPr>
              <w:spacing w:before="120" w:after="120"/>
              <w:jc w:val="center"/>
              <w:rPr>
                <w:kern w:val="2"/>
                <w:sz w:val="20"/>
              </w:rPr>
            </w:pPr>
          </w:p>
        </w:tc>
        <w:tc>
          <w:tcPr>
            <w:tcW w:w="2126" w:type="dxa"/>
            <w:gridSpan w:val="2"/>
            <w:tcBorders>
              <w:bottom w:val="single" w:sz="12" w:space="0" w:color="auto"/>
            </w:tcBorders>
          </w:tcPr>
          <w:p w:rsidR="00C06E26" w:rsidRPr="00D07D91" w:rsidRDefault="00C06E26" w:rsidP="00E269E7">
            <w:pPr>
              <w:spacing w:before="120" w:after="120"/>
              <w:jc w:val="center"/>
              <w:rPr>
                <w:kern w:val="2"/>
                <w:sz w:val="20"/>
              </w:rPr>
            </w:pPr>
          </w:p>
        </w:tc>
        <w:tc>
          <w:tcPr>
            <w:tcW w:w="3965" w:type="dxa"/>
            <w:tcBorders>
              <w:bottom w:val="single" w:sz="12" w:space="0" w:color="auto"/>
            </w:tcBorders>
          </w:tcPr>
          <w:p w:rsidR="00C06E26" w:rsidRPr="00D07D91" w:rsidRDefault="00C06E26" w:rsidP="008240CF">
            <w:pPr>
              <w:spacing w:before="120" w:after="120"/>
              <w:jc w:val="left"/>
              <w:rPr>
                <w:kern w:val="2"/>
                <w:sz w:val="20"/>
              </w:rPr>
            </w:pPr>
          </w:p>
        </w:tc>
      </w:tr>
    </w:tbl>
    <w:p w:rsidR="00C06E26" w:rsidRPr="00604D35" w:rsidRDefault="00C06E26" w:rsidP="00E71BF8"/>
    <w:p w:rsidR="00C06E26" w:rsidRPr="00604D35" w:rsidRDefault="00C06E26" w:rsidP="00E71BF8">
      <w:pPr>
        <w:pStyle w:val="Heading2"/>
      </w:pPr>
      <w:bookmarkStart w:id="22" w:name="_Toc12164775"/>
      <w:bookmarkStart w:id="23" w:name="_Toc42685235"/>
      <w:bookmarkStart w:id="24" w:name="_Toc78701365"/>
      <w:bookmarkStart w:id="25" w:name="_Toc142984015"/>
      <w:bookmarkStart w:id="26" w:name="_Toc142384721"/>
      <w:r>
        <w:br w:type="page"/>
      </w:r>
      <w:bookmarkStart w:id="27" w:name="_Toc348948982"/>
      <w:r w:rsidRPr="00604D35">
        <w:lastRenderedPageBreak/>
        <w:t>Acronyms</w:t>
      </w:r>
      <w:bookmarkEnd w:id="22"/>
      <w:bookmarkEnd w:id="23"/>
      <w:bookmarkEnd w:id="24"/>
      <w:bookmarkEnd w:id="25"/>
      <w:bookmarkEnd w:id="26"/>
      <w:bookmarkEnd w:id="27"/>
    </w:p>
    <w:tbl>
      <w:tblPr>
        <w:tblW w:w="0" w:type="auto"/>
        <w:tblLook w:val="00A0"/>
      </w:tblPr>
      <w:tblGrid>
        <w:gridCol w:w="2235"/>
        <w:gridCol w:w="7341"/>
      </w:tblGrid>
      <w:tr w:rsidR="00C06E26" w:rsidTr="008240CF">
        <w:tc>
          <w:tcPr>
            <w:tcW w:w="2235" w:type="dxa"/>
            <w:vAlign w:val="center"/>
          </w:tcPr>
          <w:p w:rsidR="00C06E26" w:rsidRDefault="00C06E26" w:rsidP="008240CF">
            <w:pPr>
              <w:spacing w:before="120" w:after="120"/>
              <w:jc w:val="left"/>
              <w:rPr>
                <w:sz w:val="20"/>
              </w:rPr>
            </w:pPr>
            <w:r>
              <w:rPr>
                <w:sz w:val="20"/>
              </w:rPr>
              <w:t>EPC</w:t>
            </w:r>
          </w:p>
        </w:tc>
        <w:tc>
          <w:tcPr>
            <w:tcW w:w="7341" w:type="dxa"/>
          </w:tcPr>
          <w:p w:rsidR="00C06E26" w:rsidRDefault="00C06E26" w:rsidP="008240CF">
            <w:pPr>
              <w:spacing w:before="120" w:after="120"/>
              <w:rPr>
                <w:sz w:val="20"/>
              </w:rPr>
            </w:pPr>
            <w:r>
              <w:rPr>
                <w:sz w:val="20"/>
              </w:rPr>
              <w:t>Evolved Packet Core</w:t>
            </w:r>
          </w:p>
        </w:tc>
      </w:tr>
      <w:tr w:rsidR="00C06E26" w:rsidTr="008240CF">
        <w:tc>
          <w:tcPr>
            <w:tcW w:w="2235" w:type="dxa"/>
            <w:vAlign w:val="center"/>
          </w:tcPr>
          <w:p w:rsidR="00C06E26" w:rsidRPr="00D07D91" w:rsidRDefault="00C06E26" w:rsidP="008240CF">
            <w:pPr>
              <w:spacing w:before="120" w:after="120"/>
              <w:jc w:val="left"/>
              <w:rPr>
                <w:sz w:val="20"/>
              </w:rPr>
            </w:pPr>
            <w:r>
              <w:rPr>
                <w:sz w:val="20"/>
              </w:rPr>
              <w:t>LTE</w:t>
            </w:r>
          </w:p>
        </w:tc>
        <w:tc>
          <w:tcPr>
            <w:tcW w:w="7341" w:type="dxa"/>
          </w:tcPr>
          <w:p w:rsidR="00C06E26" w:rsidRPr="00D07D91" w:rsidRDefault="00C06E26" w:rsidP="008240CF">
            <w:pPr>
              <w:spacing w:before="120" w:after="120"/>
              <w:rPr>
                <w:sz w:val="20"/>
              </w:rPr>
            </w:pPr>
            <w:r>
              <w:rPr>
                <w:sz w:val="20"/>
              </w:rPr>
              <w:t>Long-Term Evolution</w:t>
            </w:r>
          </w:p>
        </w:tc>
      </w:tr>
      <w:tr w:rsidR="00C06E26" w:rsidTr="008240CF">
        <w:tc>
          <w:tcPr>
            <w:tcW w:w="2235" w:type="dxa"/>
            <w:vAlign w:val="center"/>
          </w:tcPr>
          <w:p w:rsidR="00C06E26" w:rsidRDefault="00C06E26" w:rsidP="008240CF">
            <w:pPr>
              <w:spacing w:before="120" w:after="120"/>
              <w:jc w:val="left"/>
              <w:rPr>
                <w:sz w:val="20"/>
              </w:rPr>
            </w:pPr>
          </w:p>
        </w:tc>
        <w:tc>
          <w:tcPr>
            <w:tcW w:w="7341" w:type="dxa"/>
          </w:tcPr>
          <w:p w:rsidR="00C06E26" w:rsidRDefault="00C06E26" w:rsidP="008240CF">
            <w:pPr>
              <w:spacing w:before="120" w:after="120"/>
              <w:rPr>
                <w:sz w:val="20"/>
              </w:rPr>
            </w:pPr>
          </w:p>
        </w:tc>
      </w:tr>
      <w:tr w:rsidR="00C06E26" w:rsidTr="008240CF">
        <w:tc>
          <w:tcPr>
            <w:tcW w:w="2235" w:type="dxa"/>
            <w:vAlign w:val="center"/>
          </w:tcPr>
          <w:p w:rsidR="00C06E26" w:rsidRDefault="00C06E26" w:rsidP="008240CF">
            <w:pPr>
              <w:spacing w:before="120" w:after="120"/>
              <w:jc w:val="left"/>
              <w:rPr>
                <w:sz w:val="20"/>
              </w:rPr>
            </w:pPr>
          </w:p>
        </w:tc>
        <w:tc>
          <w:tcPr>
            <w:tcW w:w="7341" w:type="dxa"/>
          </w:tcPr>
          <w:p w:rsidR="00C06E26" w:rsidRDefault="00C06E26" w:rsidP="008240CF">
            <w:pPr>
              <w:spacing w:before="120" w:after="120"/>
              <w:rPr>
                <w:sz w:val="20"/>
              </w:rPr>
            </w:pPr>
          </w:p>
        </w:tc>
      </w:tr>
    </w:tbl>
    <w:p w:rsidR="00C06E26" w:rsidRPr="00604D35" w:rsidRDefault="00C06E26" w:rsidP="00E71BF8"/>
    <w:p w:rsidR="00C06E26" w:rsidRPr="00604D35" w:rsidRDefault="00C06E26" w:rsidP="00E71BF8">
      <w:pPr>
        <w:pStyle w:val="Heading2"/>
      </w:pPr>
      <w:bookmarkStart w:id="28" w:name="_Toc78701367"/>
      <w:bookmarkStart w:id="29" w:name="_Toc142984016"/>
      <w:bookmarkStart w:id="30" w:name="_Toc142384722"/>
      <w:r>
        <w:br w:type="page"/>
      </w:r>
      <w:bookmarkStart w:id="31" w:name="_Toc348948983"/>
      <w:r w:rsidRPr="00604D35">
        <w:lastRenderedPageBreak/>
        <w:t>References</w:t>
      </w:r>
      <w:bookmarkEnd w:id="28"/>
      <w:bookmarkEnd w:id="29"/>
      <w:bookmarkEnd w:id="30"/>
      <w:bookmarkEnd w:id="31"/>
    </w:p>
    <w:bookmarkStart w:id="32" w:name="_Ref310497375"/>
    <w:p w:rsidR="00C06E26" w:rsidRDefault="00B22FB0" w:rsidP="00BE70E6">
      <w:pPr>
        <w:pStyle w:val="ReferenceList"/>
        <w:numPr>
          <w:ilvl w:val="0"/>
          <w:numId w:val="18"/>
        </w:numPr>
        <w:rPr>
          <w:i/>
        </w:rPr>
      </w:pPr>
      <w:r>
        <w:rPr>
          <w:i/>
        </w:rPr>
        <w:fldChar w:fldCharType="begin"/>
      </w:r>
      <w:r w:rsidR="00C06E26">
        <w:rPr>
          <w:i/>
        </w:rPr>
        <w:instrText xml:space="preserve"> HYPERLINK "http://ipwuk-wss03/Shared%20Documents/Research%20and%20Development/LTE/Product%20Management/RRD/LTE%20RRD.xlsx" </w:instrText>
      </w:r>
      <w:r>
        <w:rPr>
          <w:i/>
        </w:rPr>
        <w:fldChar w:fldCharType="separate"/>
      </w:r>
      <w:bookmarkEnd w:id="32"/>
      <w:r w:rsidR="00C06E26">
        <w:rPr>
          <w:rStyle w:val="Hyperlink"/>
          <w:i/>
          <w:sz w:val="24"/>
        </w:rPr>
        <w:t>example</w:t>
      </w:r>
      <w:r>
        <w:rPr>
          <w:i/>
        </w:rPr>
        <w:fldChar w:fldCharType="end"/>
      </w:r>
      <w:r w:rsidR="00C06E26">
        <w:rPr>
          <w:i/>
        </w:rPr>
        <w:t xml:space="preserve"> reference</w:t>
      </w:r>
    </w:p>
    <w:p w:rsidR="00C06E26" w:rsidRPr="00BE70E6" w:rsidRDefault="00C06E26" w:rsidP="00BE70E6">
      <w:pPr>
        <w:pStyle w:val="ReferenceList"/>
        <w:numPr>
          <w:ilvl w:val="0"/>
          <w:numId w:val="18"/>
        </w:numPr>
        <w:rPr>
          <w:i/>
        </w:rPr>
      </w:pPr>
    </w:p>
    <w:p w:rsidR="00C06E26" w:rsidRPr="00604D35" w:rsidRDefault="00C06E26" w:rsidP="00E71BF8">
      <w:pPr>
        <w:jc w:val="left"/>
      </w:pPr>
    </w:p>
    <w:p w:rsidR="00C06E26" w:rsidRDefault="00C06E26" w:rsidP="004412FE">
      <w:pPr>
        <w:pStyle w:val="Heading1"/>
        <w:numPr>
          <w:ilvl w:val="0"/>
          <w:numId w:val="0"/>
        </w:numPr>
        <w:ind w:left="431"/>
      </w:pPr>
      <w:r>
        <w:t xml:space="preserve"> </w:t>
      </w:r>
    </w:p>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617B4B"/>
    <w:p w:rsidR="00C06E26" w:rsidRDefault="00C06E26" w:rsidP="00A8704C">
      <w:pPr>
        <w:pStyle w:val="Heading1"/>
      </w:pPr>
      <w:bookmarkStart w:id="33" w:name="_Toc348948984"/>
      <w:r>
        <w:lastRenderedPageBreak/>
        <w:t>OFDM</w:t>
      </w:r>
      <w:bookmarkEnd w:id="33"/>
    </w:p>
    <w:p w:rsidR="00C06E26" w:rsidRDefault="00C06E26" w:rsidP="00A8704C">
      <w:r>
        <w:t xml:space="preserve">In the previous task the Rayleigh fading channel model assumed that the transmit bandwidth was low enough to only induce a single tap in the multipath model. In practise we wish to exploit a large bandwidth to achieve high date rates. However using the current model will result in a considerably large number of taps and therefore obtaining a channel estimate in a noise system is difficult. </w:t>
      </w:r>
      <w:r w:rsidR="00B22FB0">
        <w:fldChar w:fldCharType="begin"/>
      </w:r>
      <w:r>
        <w:instrText xml:space="preserve"> REF _Ref348345949 \h </w:instrText>
      </w:r>
      <w:r w:rsidR="00B22FB0">
        <w:fldChar w:fldCharType="separate"/>
      </w:r>
      <w:r>
        <w:t xml:space="preserve">Figure </w:t>
      </w:r>
      <w:r>
        <w:rPr>
          <w:noProof/>
        </w:rPr>
        <w:t>1</w:t>
      </w:r>
      <w:r w:rsidR="00B22FB0">
        <w:fldChar w:fldCharType="end"/>
      </w:r>
      <w:r>
        <w:t xml:space="preserve"> shows the channel impulse response in a wide bandwidth model, If the signal to noise ratio is small then the taps with smaller magnitude would be harder to distinguish. Hence the channel estimate would not </w:t>
      </w:r>
      <w:ins w:id="34" w:author="IPWireless" w:date="2013-03-06T17:20:00Z">
        <w:r>
          <w:t xml:space="preserve">be </w:t>
        </w:r>
      </w:ins>
      <w:r>
        <w:t>sufficient enough to correct the I and Q components and the Noise estimate for the LLR would also be insufficient.</w:t>
      </w:r>
    </w:p>
    <w:p w:rsidR="00C06E26" w:rsidRDefault="00073B72" w:rsidP="00A8704C">
      <w:r>
        <w:pict>
          <v:group id="_x0000_s1026" editas="canvas" style="width:468pt;height:126.35pt;mso-position-horizontal-relative:char;mso-position-vertical-relative:line" coordorigin="1440,6612" coordsize="9360,25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40;top:6612;width:9360;height:2527"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28" type="#_x0000_t32" style="position:absolute;left:3030;top:6762;width:1;height:2003" o:connectortype="straight">
              <v:stroke startarrow="oval"/>
            </v:shape>
            <v:shape id="_x0000_s1029" type="#_x0000_t32" style="position:absolute;left:3028;top:8765;width:3274;height:1" o:connectortype="straight"/>
            <v:shape id="_x0000_s1030" type="#_x0000_t32" style="position:absolute;left:3272;top:7568;width:1;height:1197;flip:y" o:connectortype="straight">
              <v:stroke endarrow="oval"/>
            </v:shape>
            <v:shape id="_x0000_s1031" type="#_x0000_t32" style="position:absolute;left:3526;top:7126;width:1;height:1632;flip:y" o:connectortype="straight">
              <v:stroke endarrow="oval"/>
            </v:shape>
            <v:shape id="_x0000_s1032" type="#_x0000_t32" style="position:absolute;left:3777;top:7276;width:1;height:1490;flip:y" o:connectortype="straight">
              <v:stroke endarrow="oval"/>
            </v:shape>
            <v:shape id="_x0000_s1033" type="#_x0000_t32" style="position:absolute;left:4027;top:7126;width:1;height:1632;flip:y" o:connectortype="straight">
              <v:stroke endarrow="oval"/>
            </v:shape>
            <v:shape id="_x0000_s1034" type="#_x0000_t32" style="position:absolute;left:4278;top:8318;width:1;height:440;flip:y" o:connectortype="straight">
              <v:stroke endarrow="oval"/>
            </v:shape>
            <v:shape id="_x0000_s1035" type="#_x0000_t32" style="position:absolute;left:4528;top:7739;width:1;height:1026;flip:y" o:connectortype="straight">
              <v:stroke endarrow="oval"/>
            </v:shape>
            <v:shape id="_x0000_s1036" type="#_x0000_t32" style="position:absolute;left:4779;top:7568;width:1;height:1190;flip:y" o:connectortype="straight">
              <v:stroke endarrow="oval"/>
            </v:shape>
            <v:shape id="_x0000_s1037" type="#_x0000_t32" style="position:absolute;left:5030;top:8318;width:1;height:440;flip:y" o:connectortype="straight">
              <v:stroke endarrow="oval"/>
            </v:shape>
            <v:shape id="_x0000_s1038" type="#_x0000_t32" style="position:absolute;left:5280;top:8152;width:1;height:606;flip:y" o:connectortype="straight">
              <v:stroke endarrow="oval"/>
            </v:shape>
            <v:shape id="_x0000_s1039" type="#_x0000_t32" style="position:absolute;left:5530;top:7912;width:1;height:846;flip:y" o:connectortype="straight">
              <v:stroke endarrow="oval"/>
            </v:shape>
            <v:shape id="_x0000_s1040" type="#_x0000_t32" style="position:absolute;left:5778;top:8490;width:1;height:268;flip:y" o:connectortype="straight">
              <v:stroke endarrow="oval"/>
            </v:shape>
            <v:shape id="_x0000_s1041" type="#_x0000_t32" style="position:absolute;left:6028;top:8663;width:1;height:95;flip:y" o:connectortype="straight">
              <v:stroke endarrow="oval"/>
            </v:shape>
            <v:shapetype id="_x0000_t202" coordsize="21600,21600" o:spt="202" path="m,l,21600r21600,l21600,xe">
              <v:stroke joinstyle="miter"/>
              <v:path gradientshapeok="t" o:connecttype="rect"/>
            </v:shapetype>
            <v:shape id="_x0000_s1042" type="#_x0000_t202" style="position:absolute;left:3986;top:8749;width:1020;height:390" filled="f" stroked="f">
              <v:textbox style="mso-next-textbox:#_x0000_s1042">
                <w:txbxContent>
                  <w:p w:rsidR="00C06E26" w:rsidRDefault="00073B72" w:rsidP="003C185C">
                    <m:oMathPara>
                      <m:oMath>
                        <m:r>
                          <w:rPr>
                            <w:rFonts w:ascii="Cambria Math" w:hAnsi="Cambria Math"/>
                          </w:rPr>
                          <m:t>Time</m:t>
                        </m:r>
                      </m:oMath>
                    </m:oMathPara>
                  </w:p>
                </w:txbxContent>
              </v:textbox>
            </v:shape>
            <v:shape id="_x0000_s1043" type="#_x0000_t202" style="position:absolute;left:1666;top:7413;width:1260;height:390" filled="f" stroked="f">
              <v:textbox style="mso-next-textbox:#_x0000_s1043">
                <w:txbxContent>
                  <w:p w:rsidR="00C06E26" w:rsidRDefault="00073B72" w:rsidP="003C185C">
                    <m:oMathPara>
                      <m:oMath>
                        <m:r>
                          <w:rPr>
                            <w:rFonts w:ascii="Cambria Math" w:hAnsi="Cambria Math"/>
                          </w:rPr>
                          <m:t>Amplitude</m:t>
                        </m:r>
                      </m:oMath>
                    </m:oMathPara>
                  </w:p>
                </w:txbxContent>
              </v:textbox>
            </v:shape>
            <v:shape id="_x0000_s1044" type="#_x0000_t32" style="position:absolute;left:7358;top:6762;width:1;height:2003" o:connectortype="straight">
              <v:stroke startarrow="oval"/>
            </v:shape>
            <v:shape id="_x0000_s1045" type="#_x0000_t32" style="position:absolute;left:7356;top:8765;width:3274;height:1" o:connectortype="straight"/>
            <v:shape id="_x0000_s1046" type="#_x0000_t32" style="position:absolute;left:7854;top:7739;width:1;height:1019;flip:y" o:connectortype="straight">
              <v:stroke endarrow="oval"/>
            </v:shape>
            <v:shape id="_x0000_s1047" type="#_x0000_t32" style="position:absolute;left:8355;top:7417;width:1;height:1341;flip:y" o:connectortype="straight">
              <v:stroke endarrow="oval"/>
            </v:shape>
            <v:shape id="_x0000_s1048" type="#_x0000_t202" style="position:absolute;left:8314;top:8749;width:1020;height:390" filled="f" stroked="f">
              <v:textbox style="mso-next-textbox:#_x0000_s1048">
                <w:txbxContent>
                  <w:p w:rsidR="00C06E26" w:rsidRDefault="00073B72" w:rsidP="003C185C">
                    <m:oMathPara>
                      <m:oMath>
                        <m:r>
                          <w:rPr>
                            <w:rFonts w:ascii="Cambria Math" w:hAnsi="Cambria Math"/>
                          </w:rPr>
                          <m:t>Time</m:t>
                        </m:r>
                      </m:oMath>
                    </m:oMathPara>
                  </w:p>
                </w:txbxContent>
              </v:textbox>
            </v:shape>
            <v:shape id="_x0000_s1049" type="#_x0000_t202" style="position:absolute;left:3446;top:6616;width:2572;height:390" filled="f" stroked="f">
              <v:textbox style="mso-next-textbox:#_x0000_s1049">
                <w:txbxContent>
                  <w:p w:rsidR="00C06E26" w:rsidRDefault="00073B72" w:rsidP="003C185C">
                    <m:oMathPara>
                      <m:oMath>
                        <m:r>
                          <w:rPr>
                            <w:rFonts w:ascii="Cambria Math" w:hAnsi="Cambria Math"/>
                          </w:rPr>
                          <m:t>Current Implemenation</m:t>
                        </m:r>
                      </m:oMath>
                    </m:oMathPara>
                  </w:p>
                </w:txbxContent>
              </v:textbox>
            </v:shape>
            <v:shape id="_x0000_s1050" type="#_x0000_t202" style="position:absolute;left:7855;top:6612;width:2572;height:390" filled="f" stroked="f">
              <v:textbox style="mso-next-textbox:#_x0000_s1050">
                <w:txbxContent>
                  <w:p w:rsidR="00C06E26" w:rsidRDefault="00073B72" w:rsidP="003C185C">
                    <m:oMathPara>
                      <m:oMath>
                        <m:r>
                          <w:rPr>
                            <w:rFonts w:ascii="Cambria Math" w:hAnsi="Cambria Math"/>
                          </w:rPr>
                          <m:t>OFDM Implemenation</m:t>
                        </m:r>
                      </m:oMath>
                    </m:oMathPara>
                  </w:p>
                </w:txbxContent>
              </v:textbox>
            </v:shape>
            <w10:anchorlock/>
          </v:group>
        </w:pict>
      </w:r>
    </w:p>
    <w:p w:rsidR="00C06E26" w:rsidRDefault="00C06E26" w:rsidP="00273DA8">
      <w:pPr>
        <w:pStyle w:val="Caption"/>
      </w:pPr>
      <w:bookmarkStart w:id="35" w:name="_Ref348345949"/>
      <w:bookmarkStart w:id="36" w:name="_Toc348948540"/>
      <w:r>
        <w:t xml:space="preserve">Figure </w:t>
      </w:r>
      <w:fldSimple w:instr=" SEQ Figure \* ARABIC ">
        <w:r>
          <w:rPr>
            <w:noProof/>
          </w:rPr>
          <w:t>1</w:t>
        </w:r>
      </w:fldSimple>
      <w:bookmarkEnd w:id="35"/>
      <w:r>
        <w:t>- Channel Impulse Response</w:t>
      </w:r>
      <w:bookmarkEnd w:id="36"/>
    </w:p>
    <w:p w:rsidR="00C06E26" w:rsidRPr="006317B2" w:rsidRDefault="00C06E26" w:rsidP="006317B2">
      <w:pPr>
        <w:pStyle w:val="Heading2"/>
      </w:pPr>
      <w:bookmarkStart w:id="37" w:name="_Toc348948985"/>
      <w:r>
        <w:t>Sub-Carrier</w:t>
      </w:r>
      <w:bookmarkEnd w:id="37"/>
    </w:p>
    <w:p w:rsidR="00C06E26" w:rsidRDefault="00C06E26" w:rsidP="00273DA8">
      <w:pPr>
        <w:pStyle w:val="BodyText"/>
      </w:pPr>
      <w:r>
        <w:t>Implementing an</w:t>
      </w:r>
      <w:del w:id="38" w:author="IPWireless" w:date="2013-03-06T17:21:00Z">
        <w:r w:rsidDel="008020BE">
          <w:delText>d</w:delText>
        </w:r>
      </w:del>
      <w:r>
        <w:t xml:space="preserve"> OFDM system is advantageous, OFDM achieves high data rate by splitting the occupied bandwidth into sub-bands with relatively low sub bandwidths </w:t>
      </w:r>
      <m:oMath>
        <m:r>
          <w:rPr>
            <w:rFonts w:ascii="Cambria Math" w:hAnsi="Cambria Math"/>
          </w:rPr>
          <m:t>∆f=</m:t>
        </m:r>
        <m:f>
          <m:fPr>
            <m:type m:val="lin"/>
            <m:ctrlPr>
              <w:rPr>
                <w:rFonts w:ascii="Cambria Math" w:hAnsi="Cambria Math"/>
                <w:i/>
              </w:rPr>
            </m:ctrlPr>
          </m:fPr>
          <m:num>
            <m:r>
              <w:rPr>
                <w:rFonts w:ascii="Cambria Math" w:hAnsi="Cambria Math"/>
              </w:rPr>
              <m:t>f</m:t>
            </m:r>
          </m:num>
          <m:den>
            <m:r>
              <w:rPr>
                <w:rFonts w:ascii="Cambria Math" w:hAnsi="Cambria Math"/>
              </w:rPr>
              <m:t>N</m:t>
            </m:r>
          </m:den>
        </m:f>
        <m:r>
          <w:rPr>
            <w:rFonts w:ascii="Cambria Math" w:hAnsi="Cambria Math"/>
          </w:rPr>
          <m:t xml:space="preserve"> </m:t>
        </m:r>
      </m:oMath>
      <w:r>
        <w:t xml:space="preserve"> where </w:t>
      </w:r>
      <m:oMath>
        <m:r>
          <w:rPr>
            <w:rFonts w:ascii="Cambria Math" w:hAnsi="Cambria Math"/>
          </w:rPr>
          <m:t>N</m:t>
        </m:r>
      </m:oMath>
      <w:r>
        <w:t xml:space="preserve"> number of subcarriers and </w:t>
      </w:r>
      <m:oMath>
        <m:r>
          <w:rPr>
            <w:rFonts w:ascii="Cambria Math" w:hAnsi="Cambria Math"/>
          </w:rPr>
          <m:t>f</m:t>
        </m:r>
      </m:oMath>
      <w:r>
        <w:t xml:space="preserve"> is the occupied bandwidth. The high rate data stream is split into N number of lower rate streams which are transmitted simultaneously. Each sub-band may be independently coded and modulated at a synchronous symbol rate of</w:t>
      </w:r>
      <m:oMath>
        <m:r>
          <w:rPr>
            <w:rFonts w:ascii="Cambria Math" w:hAnsi="Cambria Math"/>
          </w:rPr>
          <m:t xml:space="preserve"> T=</m:t>
        </m:r>
        <m:f>
          <m:fPr>
            <m:type m:val="lin"/>
            <m:ctrlPr>
              <w:rPr>
                <w:rFonts w:ascii="Cambria Math" w:hAnsi="Cambria Math"/>
                <w:i/>
              </w:rPr>
            </m:ctrlPr>
          </m:fPr>
          <m:num>
            <m:r>
              <w:rPr>
                <w:rFonts w:ascii="Cambria Math" w:hAnsi="Cambria Math"/>
              </w:rPr>
              <m:t>1</m:t>
            </m:r>
          </m:num>
          <m:den>
            <m:r>
              <w:rPr>
                <w:rFonts w:ascii="Cambria Math" w:hAnsi="Cambria Math"/>
              </w:rPr>
              <m:t>∆f</m:t>
            </m:r>
          </m:den>
        </m:f>
      </m:oMath>
      <w:r>
        <w:t xml:space="preserve">. If </w:t>
      </w:r>
      <m:oMath>
        <m:r>
          <w:rPr>
            <w:rFonts w:ascii="Cambria Math" w:hAnsi="Cambria Math"/>
          </w:rPr>
          <m:t xml:space="preserve">∆f </m:t>
        </m:r>
      </m:oMath>
      <w:r>
        <w:t xml:space="preserve">is chosen to be small enough then the channel frequency response </w:t>
      </w:r>
      <m:oMath>
        <m:r>
          <w:rPr>
            <w:rFonts w:ascii="Cambria Math" w:hAnsi="Cambria Math"/>
          </w:rPr>
          <m:t>C</m:t>
        </m:r>
        <m:d>
          <m:dPr>
            <m:ctrlPr>
              <w:rPr>
                <w:rFonts w:ascii="Cambria Math" w:hAnsi="Cambria Math"/>
                <w:i/>
              </w:rPr>
            </m:ctrlPr>
          </m:dPr>
          <m:e>
            <m:r>
              <w:rPr>
                <w:rFonts w:ascii="Cambria Math" w:hAnsi="Cambria Math"/>
              </w:rPr>
              <m:t>f</m:t>
            </m:r>
          </m:e>
        </m:d>
      </m:oMath>
      <w:r>
        <w:t xml:space="preserve"> is essential constant across each subcarrier. Hence </w:t>
      </w:r>
      <m:oMath>
        <m:r>
          <w:rPr>
            <w:rFonts w:ascii="Cambria Math" w:hAnsi="Cambria Math"/>
          </w:rPr>
          <m:t>C</m:t>
        </m:r>
        <m:d>
          <m:dPr>
            <m:ctrlPr>
              <w:rPr>
                <w:rFonts w:ascii="Cambria Math" w:hAnsi="Cambria Math"/>
                <w:i/>
              </w:rPr>
            </m:ctrlPr>
          </m:dPr>
          <m:e>
            <m:r>
              <w:rPr>
                <w:rFonts w:ascii="Cambria Math" w:hAnsi="Cambria Math"/>
              </w:rPr>
              <m:t>f</m:t>
            </m:r>
          </m:e>
        </m:d>
      </m:oMath>
      <w:r>
        <w:t xml:space="preserve"> tends towards a frequency flat model, reducing the number of taps seen in the channel and enabling the </w:t>
      </w:r>
      <w:commentRangeStart w:id="39"/>
      <w:r>
        <w:t>channel estimated to obtain a sufficient estimate</w:t>
      </w:r>
      <w:commentRangeEnd w:id="39"/>
      <w:r>
        <w:rPr>
          <w:rStyle w:val="CommentReference"/>
        </w:rPr>
        <w:commentReference w:id="39"/>
      </w:r>
      <w:r>
        <w:t>. Each sub-band is associated with a sinusoidal carrier signal where the signal is denoted as:</w:t>
      </w:r>
    </w:p>
    <w:tbl>
      <w:tblPr>
        <w:tblW w:w="5000" w:type="pct"/>
        <w:tblLook w:val="00A0"/>
      </w:tblPr>
      <w:tblGrid>
        <w:gridCol w:w="1437"/>
        <w:gridCol w:w="6703"/>
        <w:gridCol w:w="1436"/>
      </w:tblGrid>
      <w:tr w:rsidR="00C06E26" w:rsidTr="00FF7C2B">
        <w:tc>
          <w:tcPr>
            <w:tcW w:w="750" w:type="pct"/>
          </w:tcPr>
          <w:p w:rsidR="00C06E26" w:rsidRPr="00FF7C2B" w:rsidRDefault="00C06E26" w:rsidP="00273DA8">
            <w:pPr>
              <w:pStyle w:val="BodyText"/>
              <w:rPr>
                <w:sz w:val="20"/>
              </w:rPr>
            </w:pPr>
          </w:p>
        </w:tc>
        <w:tc>
          <w:tcPr>
            <w:tcW w:w="3500" w:type="pct"/>
          </w:tcPr>
          <w:p w:rsidR="00C06E26" w:rsidRPr="00FF7C2B" w:rsidRDefault="00073B72" w:rsidP="002008A9">
            <w:pPr>
              <w:pStyle w:val="BodyText"/>
              <w:rPr>
                <w:sz w:val="20"/>
              </w:rPr>
            </w:pPr>
            <m:oMathPara>
              <m:oMath>
                <m:sSub>
                  <m:sSubPr>
                    <m:ctrlPr>
                      <w:rPr>
                        <w:rFonts w:ascii="Cambria Math" w:hAnsi="Cambria Math"/>
                        <w:i/>
                        <w:sz w:val="20"/>
                      </w:rPr>
                    </m:ctrlPr>
                  </m:sSubPr>
                  <m:e>
                    <m:r>
                      <w:rPr>
                        <w:rFonts w:ascii="Cambria Math" w:hAnsi="Cambria Math"/>
                      </w:rPr>
                      <m:t>s</m:t>
                    </m:r>
                    <m:ctrlPr>
                      <w:rPr>
                        <w:rFonts w:ascii="Cambria Math" w:hAnsi="Cambria Math"/>
                        <w:i/>
                      </w:rPr>
                    </m:ctrlPr>
                  </m:e>
                  <m:sub>
                    <m:r>
                      <w:rPr>
                        <w:rFonts w:ascii="Cambria Math" w:hAnsi="Cambria Math"/>
                      </w:rPr>
                      <m:t>k</m:t>
                    </m:r>
                    <m:ctrlPr>
                      <w:rPr>
                        <w:rFonts w:ascii="Cambria Math" w:hAnsi="Cambria Math"/>
                        <w:i/>
                      </w:rPr>
                    </m:ctrlPr>
                  </m:sub>
                </m:sSub>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e>
                </m:d>
                <m:r>
                  <w:rPr>
                    <w:rFonts w:ascii="Cambria Math" w:hAnsi="Cambria Math"/>
                  </w:rPr>
                  <m:t xml:space="preserve"> where k=0,1,2,…,N-1</m:t>
                </m:r>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273DA8">
      <w:pPr>
        <w:pStyle w:val="BodyText"/>
        <w:rPr>
          <w:sz w:val="20"/>
        </w:rPr>
      </w:pPr>
      <w:r>
        <w:t xml:space="preserve">where </w:t>
      </w:r>
      <m:oMath>
        <m:sSub>
          <m:sSubPr>
            <m:ctrlPr>
              <w:rPr>
                <w:rFonts w:ascii="Cambria Math" w:hAnsi="Cambria Math"/>
                <w:i/>
                <w:sz w:val="20"/>
              </w:rPr>
            </m:ctrlPr>
          </m:sSubPr>
          <m:e>
            <m:r>
              <w:rPr>
                <w:rFonts w:ascii="Cambria Math" w:hAnsi="Cambria Math"/>
              </w:rPr>
              <m:t>f</m:t>
            </m:r>
          </m:e>
          <m:sub>
            <m:r>
              <w:rPr>
                <w:rFonts w:ascii="Cambria Math" w:hAnsi="Cambria Math"/>
              </w:rPr>
              <m:t>k</m:t>
            </m:r>
          </m:sub>
        </m:sSub>
      </m:oMath>
      <w:r>
        <w:rPr>
          <w:sz w:val="20"/>
        </w:rPr>
        <w:t xml:space="preserve"> is the frequency of the subcarrier, In order to achieve the minimum spacing required for two orthogonal sinusoidal waves of frequency </w:t>
      </w:r>
      <m:oMath>
        <m:sSub>
          <m:sSubPr>
            <m:ctrlPr>
              <w:rPr>
                <w:rFonts w:ascii="Cambria Math" w:hAnsi="Cambria Math"/>
                <w:i/>
                <w:sz w:val="20"/>
              </w:rPr>
            </m:ctrlPr>
          </m:sSubPr>
          <m:e>
            <m:r>
              <w:rPr>
                <w:rFonts w:ascii="Cambria Math" w:hAnsi="Cambria Math"/>
              </w:rPr>
              <m:t>f</m:t>
            </m:r>
          </m:e>
          <m:sub>
            <m:r>
              <w:rPr>
                <w:rFonts w:ascii="Cambria Math" w:hAnsi="Cambria Math"/>
              </w:rPr>
              <m:t>k</m:t>
            </m:r>
          </m:sub>
        </m:sSub>
        <m:r>
          <w:rPr>
            <w:rFonts w:ascii="Cambria Math" w:hAnsi="Cambria Math"/>
            <w:sz w:val="20"/>
          </w:rPr>
          <m:t xml:space="preserve"> and </m:t>
        </m:r>
        <m:sSub>
          <m:sSubPr>
            <m:ctrlPr>
              <w:rPr>
                <w:rFonts w:ascii="Cambria Math" w:hAnsi="Cambria Math"/>
                <w:i/>
                <w:sz w:val="20"/>
              </w:rPr>
            </m:ctrlPr>
          </m:sSubPr>
          <m:e>
            <m:r>
              <w:rPr>
                <w:rFonts w:ascii="Cambria Math" w:hAnsi="Cambria Math"/>
              </w:rPr>
              <m:t>f</m:t>
            </m:r>
          </m:e>
          <m:sub>
            <m:r>
              <w:rPr>
                <w:rFonts w:ascii="Cambria Math" w:hAnsi="Cambria Math"/>
              </w:rPr>
              <m:t>j</m:t>
            </m:r>
          </m:sub>
        </m:sSub>
      </m:oMath>
      <w:r>
        <w:rPr>
          <w:sz w:val="20"/>
        </w:rPr>
        <w:t xml:space="preserve"> where the duration of the wave is </w:t>
      </w:r>
      <m:oMath>
        <m:r>
          <w:rPr>
            <w:rFonts w:ascii="Cambria Math" w:hAnsi="Cambria Math"/>
          </w:rPr>
          <m:t>T</m:t>
        </m:r>
      </m:oMath>
      <w:r>
        <w:rPr>
          <w:sz w:val="20"/>
        </w:rPr>
        <w:t xml:space="preserve"> we require the following form:</w:t>
      </w:r>
    </w:p>
    <w:tbl>
      <w:tblPr>
        <w:tblW w:w="5000" w:type="pct"/>
        <w:tblLook w:val="00A0"/>
      </w:tblPr>
      <w:tblGrid>
        <w:gridCol w:w="1437"/>
        <w:gridCol w:w="6703"/>
        <w:gridCol w:w="1436"/>
      </w:tblGrid>
      <w:tr w:rsidR="00C06E26" w:rsidTr="00FF7C2B">
        <w:tc>
          <w:tcPr>
            <w:tcW w:w="750" w:type="pct"/>
          </w:tcPr>
          <w:p w:rsidR="00C06E26" w:rsidRPr="00FF7C2B" w:rsidRDefault="00C06E26" w:rsidP="00273DA8">
            <w:pPr>
              <w:pStyle w:val="BodyText"/>
              <w:rPr>
                <w:sz w:val="20"/>
              </w:rPr>
            </w:pPr>
            <w:r w:rsidRPr="00FF7C2B">
              <w:rPr>
                <w:sz w:val="20"/>
              </w:rPr>
              <w:t xml:space="preserve"> </w:t>
            </w:r>
          </w:p>
        </w:tc>
        <w:tc>
          <w:tcPr>
            <w:tcW w:w="3500" w:type="pct"/>
          </w:tcPr>
          <w:p w:rsidR="00C06E26" w:rsidRPr="00FF7C2B" w:rsidRDefault="00073B72" w:rsidP="002008A9">
            <w:pPr>
              <w:pStyle w:val="BodyText"/>
              <w:rPr>
                <w:sz w:val="20"/>
              </w:rPr>
            </w:pPr>
            <m:oMathPara>
              <m:oMath>
                <m:nary>
                  <m:naryPr>
                    <m:limLoc m:val="subSup"/>
                    <m:ctrlPr>
                      <w:rPr>
                        <w:rFonts w:ascii="Cambria Math" w:hAnsi="Cambria Math"/>
                        <w:i/>
                        <w:sz w:val="20"/>
                      </w:rPr>
                    </m:ctrlPr>
                  </m:naryPr>
                  <m:sub>
                    <m:r>
                      <w:rPr>
                        <w:rFonts w:ascii="Cambria Math" w:hAnsi="Cambria Math"/>
                      </w:rPr>
                      <m:t>0</m:t>
                    </m:r>
                    <m:ctrlPr>
                      <w:rPr>
                        <w:rFonts w:ascii="Cambria Math" w:hAnsi="Cambria Math"/>
                        <w:i/>
                      </w:rPr>
                    </m:ctrlPr>
                  </m:sub>
                  <m:sup>
                    <m:r>
                      <w:rPr>
                        <w:rFonts w:ascii="Cambria Math" w:hAnsi="Cambria Math"/>
                      </w:rPr>
                      <m:t>T</m:t>
                    </m:r>
                    <m:ctrlPr>
                      <w:rPr>
                        <w:rFonts w:ascii="Cambria Math" w:hAnsi="Cambria Math"/>
                        <w:i/>
                      </w:rPr>
                    </m:ctrlPr>
                  </m:sup>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 xml:space="preserve"> </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m:t>
                                </m:r>
                              </m:e>
                            </m:d>
                          </m:e>
                        </m:func>
                      </m:e>
                    </m:func>
                    <m:ctrlPr>
                      <w:rPr>
                        <w:rFonts w:ascii="Cambria Math" w:hAnsi="Cambria Math"/>
                        <w:i/>
                      </w:rPr>
                    </m:ctrlPr>
                  </m:e>
                </m:nary>
                <m:r>
                  <w:rPr>
                    <w:rFonts w:ascii="Cambria Math" w:hAnsi="Cambria Math"/>
                  </w:rPr>
                  <m:t>dt=0</m:t>
                </m:r>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273DA8">
      <w:pPr>
        <w:pStyle w:val="BodyText"/>
      </w:pPr>
    </w:p>
    <w:p w:rsidR="00C06E26" w:rsidRDefault="00C06E26" w:rsidP="00273DA8">
      <w:pPr>
        <w:pStyle w:val="BodyText"/>
      </w:pPr>
      <w:r>
        <w:lastRenderedPageBreak/>
        <w:t>By integrating between the limits we obtain:</w:t>
      </w:r>
    </w:p>
    <w:tbl>
      <w:tblPr>
        <w:tblW w:w="5000" w:type="pct"/>
        <w:tblLook w:val="00A0"/>
      </w:tblPr>
      <w:tblGrid>
        <w:gridCol w:w="1437"/>
        <w:gridCol w:w="6703"/>
        <w:gridCol w:w="1436"/>
      </w:tblGrid>
      <w:tr w:rsidR="00C06E26" w:rsidTr="00FF7C2B">
        <w:tc>
          <w:tcPr>
            <w:tcW w:w="750" w:type="pct"/>
          </w:tcPr>
          <w:p w:rsidR="00C06E26" w:rsidRPr="00FF7C2B" w:rsidRDefault="00C06E26" w:rsidP="00273DA8">
            <w:pPr>
              <w:pStyle w:val="BodyText"/>
              <w:rPr>
                <w:sz w:val="20"/>
              </w:rPr>
            </w:pPr>
          </w:p>
        </w:tc>
        <w:tc>
          <w:tcPr>
            <w:tcW w:w="3500" w:type="pct"/>
          </w:tcPr>
          <w:p w:rsidR="00C06E26" w:rsidRPr="00FF7C2B" w:rsidRDefault="00073B72" w:rsidP="006317B2">
            <w:pPr>
              <w:pStyle w:val="BodyText"/>
              <w:rPr>
                <w:sz w:val="20"/>
              </w:rPr>
            </w:pPr>
            <m:oMathPara>
              <m:oMath>
                <m:func>
                  <m:funcPr>
                    <m:ctrlPr>
                      <w:rPr>
                        <w:rFonts w:ascii="Cambria Math" w:hAnsi="Cambria Math"/>
                        <w:sz w:val="20"/>
                      </w:rPr>
                    </m:ctrlPr>
                  </m:funcPr>
                  <m:fName>
                    <m:r>
                      <m:rPr>
                        <m:sty m:val="p"/>
                      </m:rPr>
                      <w:rPr>
                        <w:rFonts w:ascii="Cambria Math" w:hAnsi="Cambria Math"/>
                      </w:rPr>
                      <m:t>cos</m:t>
                    </m:r>
                    <m:ctrlPr>
                      <w:rPr>
                        <w:rFonts w:ascii="Cambria Math" w:hAnsi="Cambria Math"/>
                      </w:rPr>
                    </m:ctrlPr>
                  </m:fName>
                  <m:e>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k</m:t>
                            </m:r>
                          </m:sub>
                        </m:sSub>
                      </m:e>
                    </m:d>
                    <m:ctrlPr>
                      <w:rPr>
                        <w:rFonts w:ascii="Cambria Math" w:hAnsi="Cambria Math"/>
                      </w:rPr>
                    </m:ctrlPr>
                  </m:e>
                </m:func>
                <m:d>
                  <m:dPr>
                    <m:begChr m:val="["/>
                    <m:endChr m:val="]"/>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T</m:t>
                                </m:r>
                              </m:e>
                            </m:d>
                          </m:e>
                        </m:func>
                      </m:num>
                      <m:den>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den>
                    </m:f>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T</m:t>
                                </m:r>
                              </m:e>
                            </m:d>
                          </m:e>
                        </m:func>
                      </m:num>
                      <m:den>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j</m:t>
                            </m:r>
                          </m:sub>
                        </m:sSub>
                      </m:e>
                    </m:d>
                  </m:e>
                </m:func>
                <m:d>
                  <m:dPr>
                    <m:begChr m:val="["/>
                    <m:endChr m:val="]"/>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T</m:t>
                                </m:r>
                              </m:e>
                            </m:d>
                            <m:r>
                              <m:rPr>
                                <m:sty m:val="p"/>
                              </m:rPr>
                              <w:rPr>
                                <w:rFonts w:ascii="Cambria Math" w:hAnsi="Cambria Math"/>
                              </w:rPr>
                              <m:t>-1</m:t>
                            </m:r>
                          </m:e>
                        </m:func>
                      </m:num>
                      <m:den>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den>
                    </m:f>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T</m:t>
                                </m:r>
                              </m:e>
                            </m:d>
                            <m:r>
                              <m:rPr>
                                <m:sty m:val="p"/>
                              </m:rPr>
                              <w:rPr>
                                <w:rFonts w:ascii="Cambria Math" w:hAnsi="Cambria Math"/>
                              </w:rPr>
                              <m:t>-1</m:t>
                            </m:r>
                          </m:e>
                        </m:func>
                      </m:num>
                      <m:den>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den>
                    </m:f>
                  </m:e>
                </m:d>
                <m:r>
                  <m:rPr>
                    <m:sty m:val="p"/>
                  </m:rPr>
                  <w:rPr>
                    <w:rFonts w:ascii="Cambria Math" w:hAnsi="Cambria Math"/>
                  </w:rPr>
                  <m:t>=0</m:t>
                </m:r>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273DA8">
      <w:pPr>
        <w:pStyle w:val="BodyText"/>
      </w:pPr>
      <w:r>
        <w:t xml:space="preserve">by evaluating the equation we know that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nπ</m:t>
                </m:r>
              </m:e>
            </m:d>
          </m:e>
        </m:func>
        <m:r>
          <w:rPr>
            <w:rFonts w:ascii="Cambria Math" w:hAnsi="Cambria Math"/>
          </w:rPr>
          <m:t>=0 and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2nπ</m:t>
                </m:r>
              </m:e>
            </m:d>
            <m:r>
              <w:rPr>
                <w:rFonts w:ascii="Cambria Math" w:hAnsi="Cambria Math"/>
              </w:rPr>
              <m:t>=1</m:t>
            </m:r>
          </m:e>
        </m:func>
      </m:oMath>
      <w:r>
        <w:t xml:space="preserve">, where </w:t>
      </w:r>
      <m:oMath>
        <m:r>
          <w:rPr>
            <w:rFonts w:ascii="Cambria Math" w:hAnsi="Cambria Math"/>
          </w:rPr>
          <m:t>n</m:t>
        </m:r>
      </m:oMath>
      <w:r>
        <w:t xml:space="preserve"> is an integer number.  Assuming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T</m:t>
        </m:r>
      </m:oMath>
      <w:r>
        <w:t xml:space="preserve"> is also an integer number then the equation can be simplified to:</w:t>
      </w:r>
    </w:p>
    <w:tbl>
      <w:tblPr>
        <w:tblW w:w="5000" w:type="pct"/>
        <w:tblLook w:val="00A0"/>
      </w:tblPr>
      <w:tblGrid>
        <w:gridCol w:w="1437"/>
        <w:gridCol w:w="6703"/>
        <w:gridCol w:w="1436"/>
      </w:tblGrid>
      <w:tr w:rsidR="00C06E26" w:rsidTr="00FF7C2B">
        <w:tc>
          <w:tcPr>
            <w:tcW w:w="750" w:type="pct"/>
          </w:tcPr>
          <w:p w:rsidR="00C06E26" w:rsidRPr="00FF7C2B" w:rsidRDefault="00C06E26" w:rsidP="004249E6">
            <w:pPr>
              <w:pStyle w:val="BodyText"/>
              <w:rPr>
                <w:sz w:val="20"/>
              </w:rPr>
            </w:pPr>
          </w:p>
        </w:tc>
        <w:tc>
          <w:tcPr>
            <w:tcW w:w="3500" w:type="pct"/>
          </w:tcPr>
          <w:p w:rsidR="00C06E26" w:rsidRPr="00FF7C2B" w:rsidRDefault="00073B72" w:rsidP="006317B2">
            <w:pPr>
              <w:pStyle w:val="BodyText"/>
              <w:rPr>
                <w:sz w:val="20"/>
              </w:rPr>
            </w:pPr>
            <m:oMathPara>
              <m:oMath>
                <m:func>
                  <m:funcPr>
                    <m:ctrlPr>
                      <w:rPr>
                        <w:rFonts w:ascii="Cambria Math" w:hAnsi="Cambria Math"/>
                        <w:sz w:val="20"/>
                      </w:rPr>
                    </m:ctrlPr>
                  </m:funcPr>
                  <m:fName>
                    <m:r>
                      <m:rPr>
                        <m:sty m:val="p"/>
                      </m:rPr>
                      <w:rPr>
                        <w:rFonts w:ascii="Cambria Math" w:hAnsi="Cambria Math"/>
                      </w:rPr>
                      <m:t>cos</m:t>
                    </m:r>
                    <m:ctrlPr>
                      <w:rPr>
                        <w:rFonts w:ascii="Cambria Math" w:hAnsi="Cambria Math"/>
                      </w:rPr>
                    </m:ctrlPr>
                  </m:fName>
                  <m:e>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k</m:t>
                            </m:r>
                          </m:sub>
                        </m:sSub>
                      </m:e>
                    </m:d>
                    <m:ctrlPr>
                      <w:rPr>
                        <w:rFonts w:ascii="Cambria Math" w:hAnsi="Cambria Math"/>
                      </w:rPr>
                    </m:ctrlPr>
                  </m:e>
                </m:func>
                <m:d>
                  <m:dPr>
                    <m:begChr m:val="["/>
                    <m:endChr m:val="]"/>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T</m:t>
                                </m:r>
                              </m:e>
                            </m:d>
                          </m:e>
                        </m:func>
                      </m:num>
                      <m:den>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j</m:t>
                            </m:r>
                          </m:sub>
                        </m:sSub>
                      </m:e>
                    </m:d>
                  </m:e>
                </m:func>
                <m:d>
                  <m:dPr>
                    <m:begChr m:val="["/>
                    <m:endChr m:val="]"/>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T</m:t>
                                </m:r>
                              </m:e>
                            </m:d>
                            <m:r>
                              <m:rPr>
                                <m:sty m:val="p"/>
                              </m:rPr>
                              <w:rPr>
                                <w:rFonts w:ascii="Cambria Math" w:hAnsi="Cambria Math"/>
                              </w:rPr>
                              <m:t>-1</m:t>
                            </m:r>
                          </m:e>
                        </m:func>
                      </m:num>
                      <m:den>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den>
                    </m:f>
                  </m:e>
                </m:d>
                <m:r>
                  <m:rPr>
                    <m:sty m:val="p"/>
                  </m:rPr>
                  <w:rPr>
                    <w:rFonts w:ascii="Cambria Math" w:hAnsi="Cambria Math"/>
                  </w:rPr>
                  <m:t>=0</m:t>
                </m:r>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273DA8">
      <w:pPr>
        <w:pStyle w:val="BodyText"/>
      </w:pPr>
      <w:r>
        <w:t xml:space="preserve">It can be shown that to achieve frequency </w:t>
      </w:r>
      <w:r w:rsidRPr="008F3A02">
        <w:t xml:space="preserve">orthogonality </w:t>
      </w:r>
      <w:r>
        <w:t xml:space="preserve">the minimum separation distance is of the form </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type m:val="lin"/>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  n=1,2,…,N-1</m:t>
        </m:r>
      </m:oMath>
      <w:r>
        <w:t xml:space="preserve">. If an arbitrary value of </w:t>
      </w:r>
      <m:oMath>
        <m:r>
          <w:rPr>
            <w:rFonts w:ascii="Cambria Math" w:hAnsi="Cambria Math"/>
          </w:rPr>
          <m:t>θ</m:t>
        </m:r>
      </m:oMath>
      <w:r>
        <w:t xml:space="preserve"> is chosen ranging from </w:t>
      </w:r>
      <m:oMath>
        <m:r>
          <w:rPr>
            <w:rFonts w:ascii="Cambria Math" w:hAnsi="Cambria Math"/>
          </w:rPr>
          <m:t>0 to 2</m:t>
        </m:r>
        <m:r>
          <m:rPr>
            <m:sty m:val="p"/>
          </m:rPr>
          <w:rPr>
            <w:rFonts w:ascii="Cambria Math" w:hAnsi="Cambria Math"/>
          </w:rPr>
          <m:t>π</m:t>
        </m:r>
      </m:oMath>
      <w:r>
        <w:t xml:space="preserve">, then in order for above equation to equal zero then the cosine term must equal one and the sine term must equal zero. Hence to satisfy this requirement </w:t>
      </w:r>
      <m:oMath>
        <m:r>
          <m:rPr>
            <m:sty m:val="p"/>
          </m:rP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T=2n</m:t>
        </m:r>
        <m:r>
          <m:rPr>
            <m:sty m:val="p"/>
          </m:rPr>
          <w:rPr>
            <w:rFonts w:ascii="Cambria Math" w:hAnsi="Cambria Math"/>
          </w:rPr>
          <m:t>π</m:t>
        </m:r>
      </m:oMath>
    </w:p>
    <w:tbl>
      <w:tblPr>
        <w:tblW w:w="5000" w:type="pct"/>
        <w:tblLook w:val="00A0"/>
      </w:tblPr>
      <w:tblGrid>
        <w:gridCol w:w="1437"/>
        <w:gridCol w:w="6703"/>
        <w:gridCol w:w="1436"/>
      </w:tblGrid>
      <w:tr w:rsidR="00C06E26" w:rsidTr="00FF7C2B">
        <w:tc>
          <w:tcPr>
            <w:tcW w:w="750" w:type="pct"/>
          </w:tcPr>
          <w:p w:rsidR="00C06E26" w:rsidRPr="00FF7C2B" w:rsidRDefault="00C06E26" w:rsidP="008C53E7">
            <w:pPr>
              <w:pStyle w:val="BodyText"/>
              <w:rPr>
                <w:sz w:val="20"/>
              </w:rPr>
            </w:pPr>
          </w:p>
        </w:tc>
        <w:tc>
          <w:tcPr>
            <w:tcW w:w="3500" w:type="pct"/>
          </w:tcPr>
          <w:p w:rsidR="00C06E26" w:rsidRPr="00FF7C2B" w:rsidRDefault="00073B72" w:rsidP="008C53E7">
            <w:pPr>
              <w:pStyle w:val="BodyText"/>
              <w:rPr>
                <w:sz w:val="20"/>
              </w:rPr>
            </w:pPr>
            <m:oMathPara>
              <m:oMath>
                <m:r>
                  <m:rPr>
                    <m:sty m:val="p"/>
                  </m:rPr>
                  <w:rPr>
                    <w:rFonts w:ascii="Cambria Math" w:hAnsi="Cambria Math"/>
                    <w:sz w:val="20"/>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T=2n</m:t>
                </m:r>
                <m:r>
                  <m:rPr>
                    <m:sty m:val="p"/>
                  </m:rPr>
                  <w:rPr>
                    <w:rFonts w:ascii="Cambria Math" w:hAnsi="Cambria Math"/>
                  </w:rPr>
                  <m:t>π</m:t>
                </m:r>
              </m:oMath>
            </m:oMathPara>
          </w:p>
        </w:tc>
        <w:tc>
          <w:tcPr>
            <w:tcW w:w="750" w:type="pct"/>
          </w:tcPr>
          <w:p w:rsidR="00C06E26" w:rsidRPr="00FF7C2B" w:rsidRDefault="00C06E26" w:rsidP="00FF7C2B">
            <w:pPr>
              <w:pStyle w:val="BodyText"/>
              <w:numPr>
                <w:ilvl w:val="0"/>
                <w:numId w:val="37"/>
              </w:numPr>
              <w:rPr>
                <w:sz w:val="20"/>
              </w:rPr>
            </w:pPr>
          </w:p>
        </w:tc>
      </w:tr>
      <w:tr w:rsidR="00C06E26" w:rsidTr="00FF7C2B">
        <w:tc>
          <w:tcPr>
            <w:tcW w:w="750" w:type="pct"/>
          </w:tcPr>
          <w:p w:rsidR="00C06E26" w:rsidRPr="00FF7C2B" w:rsidRDefault="00C06E26" w:rsidP="008C53E7">
            <w:pPr>
              <w:pStyle w:val="BodyText"/>
              <w:rPr>
                <w:sz w:val="20"/>
              </w:rPr>
            </w:pPr>
          </w:p>
        </w:tc>
        <w:tc>
          <w:tcPr>
            <w:tcW w:w="3500" w:type="pct"/>
          </w:tcPr>
          <w:p w:rsidR="00C06E26" w:rsidRPr="00FF7C2B" w:rsidRDefault="00073B72" w:rsidP="006317B2">
            <w:pPr>
              <w:pStyle w:val="BodyText"/>
              <w:rPr>
                <w:sz w:val="20"/>
              </w:rPr>
            </w:pPr>
            <m:oMathPara>
              <m:oMath>
                <m:d>
                  <m:dPr>
                    <m:ctrlPr>
                      <w:rPr>
                        <w:rFonts w:ascii="Cambria Math" w:hAnsi="Cambria Math"/>
                        <w:i/>
                        <w:sz w:val="20"/>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T</m:t>
                    </m:r>
                  </m:den>
                </m:f>
              </m:oMath>
            </m:oMathPara>
          </w:p>
        </w:tc>
        <w:tc>
          <w:tcPr>
            <w:tcW w:w="750" w:type="pct"/>
          </w:tcPr>
          <w:p w:rsidR="00C06E26" w:rsidRPr="00FF7C2B" w:rsidRDefault="00C06E26" w:rsidP="00FF7C2B">
            <w:pPr>
              <w:pStyle w:val="BodyText"/>
              <w:numPr>
                <w:ilvl w:val="0"/>
                <w:numId w:val="37"/>
              </w:numPr>
              <w:rPr>
                <w:sz w:val="20"/>
              </w:rPr>
            </w:pPr>
          </w:p>
        </w:tc>
      </w:tr>
    </w:tbl>
    <w:p w:rsidR="00C06E26" w:rsidRPr="00273DA8" w:rsidRDefault="00C06E26" w:rsidP="00273DA8">
      <w:pPr>
        <w:pStyle w:val="BodyText"/>
      </w:pPr>
      <w:r>
        <w:t xml:space="preserve">Therefore for the minimum spacing </w:t>
      </w:r>
      <m:oMath>
        <m:r>
          <w:rPr>
            <w:rFonts w:ascii="Cambria Math" w:hAnsi="Cambria Math"/>
          </w:rPr>
          <m:t>T=</m:t>
        </m:r>
        <m:f>
          <m:fPr>
            <m:type m:val="lin"/>
            <m:ctrlPr>
              <w:rPr>
                <w:rFonts w:ascii="Cambria Math" w:hAnsi="Cambria Math"/>
                <w:i/>
              </w:rPr>
            </m:ctrlPr>
          </m:fPr>
          <m:num>
            <m:r>
              <w:rPr>
                <w:rFonts w:ascii="Cambria Math" w:hAnsi="Cambria Math"/>
              </w:rPr>
              <m:t>1</m:t>
            </m:r>
          </m:num>
          <m:den>
            <m:r>
              <w:rPr>
                <w:rFonts w:ascii="Cambria Math" w:hAnsi="Cambria Math"/>
              </w:rPr>
              <m:t>∆f</m:t>
            </m:r>
          </m:den>
        </m:f>
      </m:oMath>
      <w:r>
        <w:t xml:space="preserve"> where the frequency terms are independent  from the phase terms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 xml:space="preserve"> and </m:t>
        </m:r>
        <m:sSub>
          <m:sSubPr>
            <m:ctrlPr>
              <w:rPr>
                <w:rFonts w:ascii="Cambria Math" w:hAnsi="Cambria Math"/>
                <w:i/>
              </w:rPr>
            </m:ctrlPr>
          </m:sSubPr>
          <m:e>
            <m:r>
              <w:rPr>
                <w:rFonts w:ascii="Cambria Math" w:hAnsi="Cambria Math"/>
              </w:rPr>
              <m:t>θ</m:t>
            </m:r>
          </m:e>
          <m:sub>
            <m:r>
              <w:rPr>
                <w:rFonts w:ascii="Cambria Math" w:hAnsi="Cambria Math"/>
              </w:rPr>
              <m:t>j</m:t>
            </m:r>
          </m:sub>
        </m:sSub>
      </m:oMath>
      <w:r>
        <w:t xml:space="preserve">. </w:t>
      </w:r>
      <w:r w:rsidR="00B22FB0">
        <w:fldChar w:fldCharType="begin"/>
      </w:r>
      <w:r>
        <w:instrText xml:space="preserve"> REF _Ref348356725 \h </w:instrText>
      </w:r>
      <w:r w:rsidR="00B22FB0">
        <w:fldChar w:fldCharType="separate"/>
      </w:r>
      <w:r>
        <w:t xml:space="preserve">Figure </w:t>
      </w:r>
      <w:r>
        <w:rPr>
          <w:noProof/>
        </w:rPr>
        <w:t>2</w:t>
      </w:r>
      <w:r w:rsidR="00B22FB0">
        <w:fldChar w:fldCharType="end"/>
      </w:r>
      <w:r>
        <w:t xml:space="preserve"> shows the minimum frequency separation where </w:t>
      </w:r>
      <m:oMath>
        <m:r>
          <w:rPr>
            <w:rFonts w:ascii="Cambria Math" w:hAnsi="Cambria Math"/>
          </w:rPr>
          <m:t>∆f is 15kHz</m:t>
        </m:r>
      </m:oMath>
      <w:r>
        <w:t xml:space="preserve"> and the phase is randomly assigned between </w:t>
      </w:r>
      <m:oMath>
        <m:r>
          <w:rPr>
            <w:rFonts w:ascii="Cambria Math" w:hAnsi="Cambria Math"/>
          </w:rPr>
          <m:t>0 to 2</m:t>
        </m:r>
        <m:r>
          <m:rPr>
            <m:sty m:val="p"/>
          </m:rPr>
          <w:rPr>
            <w:rFonts w:ascii="Cambria Math" w:hAnsi="Cambria Math"/>
          </w:rPr>
          <m:t>π</m:t>
        </m:r>
      </m:oMath>
      <w:r>
        <w:t>, the second subplot show the frequency response of both sinusoidal waves.</w:t>
      </w:r>
    </w:p>
    <w:p w:rsidR="00C06E26" w:rsidRDefault="00073B72" w:rsidP="00DD5719">
      <w:pPr>
        <w:jc w:val="center"/>
      </w:pPr>
      <w:r>
        <w:rPr>
          <w:noProof/>
          <w:lang w:eastAsia="en-GB"/>
        </w:rPr>
        <w:drawing>
          <wp:inline distT="0" distB="0" distL="0" distR="0">
            <wp:extent cx="3416300" cy="2545080"/>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416300" cy="2545080"/>
                    </a:xfrm>
                    <a:prstGeom prst="rect">
                      <a:avLst/>
                    </a:prstGeom>
                    <a:noFill/>
                    <a:ln w="9525">
                      <a:noFill/>
                      <a:miter lim="800000"/>
                      <a:headEnd/>
                      <a:tailEnd/>
                    </a:ln>
                  </pic:spPr>
                </pic:pic>
              </a:graphicData>
            </a:graphic>
          </wp:inline>
        </w:drawing>
      </w:r>
    </w:p>
    <w:p w:rsidR="00C06E26" w:rsidRDefault="00C06E26" w:rsidP="008C53E7">
      <w:pPr>
        <w:pStyle w:val="Caption"/>
      </w:pPr>
      <w:bookmarkStart w:id="40" w:name="_Ref348356725"/>
      <w:bookmarkStart w:id="41" w:name="_Ref348356716"/>
      <w:bookmarkStart w:id="42" w:name="_Toc348948541"/>
      <w:r>
        <w:t xml:space="preserve">Figure </w:t>
      </w:r>
      <w:fldSimple w:instr=" SEQ Figure \* ARABIC ">
        <w:r>
          <w:rPr>
            <w:noProof/>
          </w:rPr>
          <w:t>2</w:t>
        </w:r>
      </w:fldSimple>
      <w:bookmarkEnd w:id="40"/>
      <w:r>
        <w:t xml:space="preserve">- Minimum Frequency </w:t>
      </w:r>
      <w:bookmarkEnd w:id="41"/>
      <w:r>
        <w:t>Separation</w:t>
      </w:r>
      <w:bookmarkEnd w:id="42"/>
    </w:p>
    <w:p w:rsidR="00C06E26" w:rsidRDefault="00C06E26" w:rsidP="006317B2">
      <w:pPr>
        <w:pStyle w:val="Heading2"/>
      </w:pPr>
      <w:bookmarkStart w:id="43" w:name="_Toc348948986"/>
      <w:r>
        <w:lastRenderedPageBreak/>
        <w:t>Transmission</w:t>
      </w:r>
      <w:bookmarkEnd w:id="43"/>
    </w:p>
    <w:p w:rsidR="00C06E26" w:rsidRDefault="00C06E26" w:rsidP="006317B2">
      <w:r>
        <w:t xml:space="preserve">For a system with N number of sub-carriers, the symbol rate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type m:val="lin"/>
            <m:ctrlPr>
              <w:rPr>
                <w:rFonts w:ascii="Cambria Math" w:hAnsi="Cambria Math"/>
                <w:i/>
              </w:rPr>
            </m:ctrlPr>
          </m:fPr>
          <m:num>
            <m:r>
              <w:rPr>
                <w:rFonts w:ascii="Cambria Math" w:hAnsi="Cambria Math"/>
              </w:rPr>
              <m:t>T</m:t>
            </m:r>
          </m:num>
          <m:den>
            <m:r>
              <w:rPr>
                <w:rFonts w:ascii="Cambria Math" w:hAnsi="Cambria Math"/>
              </w:rPr>
              <m:t>N</m:t>
            </m:r>
          </m:den>
        </m:f>
      </m:oMath>
      <w:r>
        <w:t xml:space="preserve"> is reduced by a factor of N relative to the symbol rate on a single carrier system that employs the entire bandwidth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s</m:t>
            </m:r>
          </m:sub>
        </m:sSub>
      </m:oMath>
      <w:r>
        <w:t>. Therefore the symbol interval in the OFDM system is given as:</w:t>
      </w:r>
    </w:p>
    <w:tbl>
      <w:tblPr>
        <w:tblW w:w="5000" w:type="pct"/>
        <w:tblLook w:val="00A0"/>
      </w:tblPr>
      <w:tblGrid>
        <w:gridCol w:w="1437"/>
        <w:gridCol w:w="6703"/>
        <w:gridCol w:w="1436"/>
      </w:tblGrid>
      <w:tr w:rsidR="00C06E26" w:rsidTr="00FF7C2B">
        <w:tc>
          <w:tcPr>
            <w:tcW w:w="750" w:type="pct"/>
          </w:tcPr>
          <w:p w:rsidR="00C06E26" w:rsidRPr="00FF7C2B" w:rsidRDefault="00C06E26" w:rsidP="00E825E8">
            <w:pPr>
              <w:pStyle w:val="BodyText"/>
              <w:rPr>
                <w:sz w:val="20"/>
              </w:rPr>
            </w:pPr>
          </w:p>
        </w:tc>
        <w:tc>
          <w:tcPr>
            <w:tcW w:w="3500" w:type="pct"/>
          </w:tcPr>
          <w:p w:rsidR="00C06E26" w:rsidRPr="00FF7C2B" w:rsidRDefault="00073B72" w:rsidP="00E825E8">
            <w:pPr>
              <w:pStyle w:val="BodyText"/>
              <w:rPr>
                <w:sz w:val="20"/>
              </w:rPr>
            </w:pPr>
            <m:oMathPara>
              <m:oMath>
                <m:r>
                  <m:rPr>
                    <m:sty m:val="p"/>
                  </m:rPr>
                  <w:rPr>
                    <w:rFonts w:ascii="Cambria Math" w:hAnsi="Cambria Math"/>
                    <w:sz w:val="20"/>
                  </w:rPr>
                  <m:t>T=</m:t>
                </m:r>
                <m:sSub>
                  <m:sSubPr>
                    <m:ctrlPr>
                      <w:rPr>
                        <w:rFonts w:ascii="Cambria Math" w:hAnsi="Cambria Math"/>
                      </w:rPr>
                    </m:ctrlPr>
                  </m:sSubPr>
                  <m:e>
                    <m:r>
                      <m:rPr>
                        <m:sty m:val="p"/>
                      </m:rPr>
                      <w:rPr>
                        <w:rFonts w:ascii="Cambria Math" w:hAnsi="Cambria Math"/>
                      </w:rPr>
                      <m:t>NT</m:t>
                    </m:r>
                  </m:e>
                  <m:sub>
                    <m:r>
                      <m:rPr>
                        <m:sty m:val="p"/>
                      </m:rPr>
                      <w:rPr>
                        <w:rFonts w:ascii="Cambria Math" w:hAnsi="Cambria Math"/>
                      </w:rPr>
                      <m:t>s</m:t>
                    </m:r>
                  </m:sub>
                </m:sSub>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6317B2">
      <w:r>
        <w:t xml:space="preserve">Where </w:t>
      </w:r>
      <m:oMath>
        <m:sSub>
          <m:sSubPr>
            <m:ctrlPr>
              <w:rPr>
                <w:rFonts w:ascii="Cambria Math" w:hAnsi="Cambria Math"/>
                <w:sz w:val="20"/>
              </w:rPr>
            </m:ctrlPr>
          </m:sSubPr>
          <m:e>
            <m:r>
              <m:rPr>
                <m:sty m:val="p"/>
              </m:rPr>
              <w:rPr>
                <w:rFonts w:ascii="Cambria Math" w:hAnsi="Cambria Math"/>
              </w:rPr>
              <m:t>T</m:t>
            </m:r>
          </m:e>
          <m:sub>
            <m:r>
              <m:rPr>
                <m:sty m:val="p"/>
              </m:rPr>
              <w:rPr>
                <w:rFonts w:ascii="Cambria Math" w:hAnsi="Cambria Math"/>
              </w:rPr>
              <m:t>s</m:t>
            </m:r>
          </m:sub>
        </m:sSub>
      </m:oMath>
      <w:r>
        <w:rPr>
          <w:sz w:val="20"/>
        </w:rPr>
        <w:t xml:space="preserve"> is the symbol interval for a single sub-carrier, where each subcarrier can be defined as:</w:t>
      </w:r>
    </w:p>
    <w:tbl>
      <w:tblPr>
        <w:tblW w:w="5000" w:type="pct"/>
        <w:tblLook w:val="00A0"/>
      </w:tblPr>
      <w:tblGrid>
        <w:gridCol w:w="1437"/>
        <w:gridCol w:w="6703"/>
        <w:gridCol w:w="1436"/>
      </w:tblGrid>
      <w:tr w:rsidR="00C06E26" w:rsidTr="00FF7C2B">
        <w:tc>
          <w:tcPr>
            <w:tcW w:w="750" w:type="pct"/>
          </w:tcPr>
          <w:p w:rsidR="00C06E26" w:rsidRPr="00FF7C2B" w:rsidRDefault="00C06E26" w:rsidP="00526C0C">
            <w:pPr>
              <w:pStyle w:val="BodyText"/>
              <w:rPr>
                <w:sz w:val="20"/>
              </w:rPr>
            </w:pPr>
          </w:p>
        </w:tc>
        <w:tc>
          <w:tcPr>
            <w:tcW w:w="3500" w:type="pct"/>
          </w:tcPr>
          <w:p w:rsidR="00C06E26" w:rsidRPr="00FF7C2B" w:rsidRDefault="00073B72" w:rsidP="00526C0C">
            <w:pPr>
              <w:pStyle w:val="BodyText"/>
              <w:rPr>
                <w:sz w:val="20"/>
              </w:rPr>
            </w:pPr>
            <m:oMathPara>
              <m:oMath>
                <m:rad>
                  <m:radPr>
                    <m:degHide m:val="on"/>
                    <m:ctrlPr>
                      <w:rPr>
                        <w:rFonts w:ascii="Cambria Math" w:hAnsi="Cambria Math"/>
                        <w:sz w:val="20"/>
                      </w:rPr>
                    </m:ctrlPr>
                  </m:radPr>
                  <m:deg>
                    <m:ctrlPr>
                      <w:rPr>
                        <w:rFonts w:ascii="Cambria Math" w:hAnsi="Cambria Math"/>
                      </w:rPr>
                    </m:ctrl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ctrlPr>
                      <w:rPr>
                        <w:rFonts w:ascii="Cambria Math" w:hAnsi="Cambria Math"/>
                      </w:rPr>
                    </m:ctrlPr>
                  </m:e>
                </m:ra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ki</m:t>
                        </m:r>
                      </m:sub>
                    </m:sSub>
                    <m:r>
                      <m:rPr>
                        <m:sty m:val="p"/>
                      </m:rPr>
                      <w:rPr>
                        <w:rFonts w:ascii="Cambria Math" w:hAnsi="Cambria Math"/>
                      </w:rPr>
                      <m:t>cos</m:t>
                    </m:r>
                  </m:fName>
                  <m:e>
                    <m:d>
                      <m:dPr>
                        <m:ctrlPr>
                          <w:rPr>
                            <w:rFonts w:ascii="Cambria Math" w:hAnsi="Cambria Math"/>
                          </w:rPr>
                        </m:ctrlPr>
                      </m:dPr>
                      <m:e>
                        <m:r>
                          <m:rPr>
                            <m:sty m:val="p"/>
                          </m:rP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e>
                    </m:d>
                  </m:e>
                </m:func>
                <m:r>
                  <m:rPr>
                    <m:sty m:val="p"/>
                  </m:rPr>
                  <w:rPr>
                    <w:rFonts w:ascii="Cambria Math" w:hAnsi="Cambria Math"/>
                  </w:rPr>
                  <m:t>-</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e>
                </m:ra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kq</m:t>
                        </m:r>
                      </m:sub>
                    </m:sSub>
                    <m:r>
                      <m:rPr>
                        <m:sty m:val="p"/>
                      </m:rPr>
                      <w:rPr>
                        <w:rFonts w:ascii="Cambria Math" w:hAnsi="Cambria Math"/>
                      </w:rPr>
                      <m:t>sin</m:t>
                    </m:r>
                  </m:fName>
                  <m:e>
                    <m:d>
                      <m:dPr>
                        <m:ctrlPr>
                          <w:rPr>
                            <w:rFonts w:ascii="Cambria Math" w:hAnsi="Cambria Math"/>
                          </w:rPr>
                        </m:ctrlPr>
                      </m:dPr>
                      <m:e>
                        <m:r>
                          <m:rPr>
                            <m:sty m:val="p"/>
                          </m:rP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e>
                    </m:d>
                  </m:e>
                </m:func>
              </m:oMath>
            </m:oMathPara>
          </w:p>
        </w:tc>
        <w:tc>
          <w:tcPr>
            <w:tcW w:w="750" w:type="pct"/>
          </w:tcPr>
          <w:p w:rsidR="00C06E26" w:rsidRPr="00FF7C2B" w:rsidRDefault="00C06E26" w:rsidP="00FF7C2B">
            <w:pPr>
              <w:pStyle w:val="BodyText"/>
              <w:numPr>
                <w:ilvl w:val="0"/>
                <w:numId w:val="37"/>
              </w:numPr>
              <w:rPr>
                <w:sz w:val="20"/>
              </w:rPr>
            </w:pPr>
          </w:p>
        </w:tc>
      </w:tr>
      <w:tr w:rsidR="00C06E26" w:rsidTr="00FF7C2B">
        <w:tc>
          <w:tcPr>
            <w:tcW w:w="750" w:type="pct"/>
          </w:tcPr>
          <w:p w:rsidR="00C06E26" w:rsidRPr="00FF7C2B" w:rsidRDefault="00C06E26" w:rsidP="00526C0C">
            <w:pPr>
              <w:pStyle w:val="BodyText"/>
              <w:rPr>
                <w:sz w:val="20"/>
              </w:rPr>
            </w:pPr>
          </w:p>
        </w:tc>
        <w:tc>
          <w:tcPr>
            <w:tcW w:w="3500" w:type="pct"/>
          </w:tcPr>
          <w:p w:rsidR="00C06E26" w:rsidRPr="00FF7C2B" w:rsidRDefault="00073B72" w:rsidP="008F3A02">
            <w:pPr>
              <w:pStyle w:val="BodyText"/>
              <w:rPr>
                <w:sz w:val="20"/>
              </w:rPr>
            </w:pPr>
            <m:oMathPara>
              <m:oMath>
                <m:rad>
                  <m:radPr>
                    <m:degHide m:val="on"/>
                    <m:ctrlPr>
                      <w:rPr>
                        <w:rFonts w:ascii="Cambria Math" w:hAnsi="Cambria Math"/>
                        <w:sz w:val="20"/>
                      </w:rPr>
                    </m:ctrlPr>
                  </m:radPr>
                  <m:deg>
                    <m:ctrlPr>
                      <w:rPr>
                        <w:rFonts w:ascii="Cambria Math" w:hAnsi="Cambria Math"/>
                      </w:rPr>
                    </m:ctrl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ctrlPr>
                      <w:rPr>
                        <w:rFonts w:ascii="Cambria Math" w:hAnsi="Cambria Math"/>
                      </w:rPr>
                    </m:ctrlPr>
                  </m:e>
                </m:rad>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t</m:t>
                    </m:r>
                  </m:sup>
                </m:sSup>
              </m:oMath>
            </m:oMathPara>
          </w:p>
        </w:tc>
        <w:tc>
          <w:tcPr>
            <w:tcW w:w="750" w:type="pct"/>
          </w:tcPr>
          <w:p w:rsidR="00C06E26" w:rsidRPr="00FF7C2B" w:rsidRDefault="00C06E26" w:rsidP="00FF7C2B">
            <w:pPr>
              <w:pStyle w:val="BodyText"/>
              <w:numPr>
                <w:ilvl w:val="0"/>
                <w:numId w:val="37"/>
              </w:numPr>
              <w:rPr>
                <w:sz w:val="20"/>
              </w:rPr>
            </w:pPr>
          </w:p>
        </w:tc>
      </w:tr>
    </w:tbl>
    <w:p w:rsidR="00C06E26" w:rsidRPr="008F3A02" w:rsidRDefault="00C06E26" w:rsidP="008020BE">
      <w:pPr>
        <w:pStyle w:val="BodyText"/>
      </w:pPr>
      <w:bookmarkStart w:id="44" w:name="_Ref348359855"/>
      <w:r w:rsidRPr="008F3A02">
        <w:t>Where</w:t>
      </w:r>
      <w: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sup>
        </m:sSup>
      </m:oMath>
      <w:r>
        <w:t xml:space="preserve"> </w:t>
      </w:r>
      <w:del w:id="45" w:author="IPWireless" w:date="2013-03-06T17:26:00Z">
        <w:r w:rsidDel="008020BE">
          <w:delText xml:space="preserve">and </w:delText>
        </w:r>
      </w:del>
      <w:r>
        <w:t xml:space="preserve">is the information signal for the desired modulation scheme, the subcarrier waves from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to </m:t>
        </m:r>
        <m:sSub>
          <m:sSubPr>
            <m:ctrlPr>
              <w:rPr>
                <w:rFonts w:ascii="Cambria Math" w:hAnsi="Cambria Math"/>
                <w:i/>
              </w:rPr>
            </m:ctrlPr>
          </m:sSubPr>
          <m:e>
            <m:r>
              <w:rPr>
                <w:rFonts w:ascii="Cambria Math" w:hAnsi="Cambria Math"/>
              </w:rPr>
              <m:t>f</m:t>
            </m:r>
          </m:e>
          <m:sub>
            <m:r>
              <w:rPr>
                <w:rFonts w:ascii="Cambria Math" w:hAnsi="Cambria Math"/>
              </w:rPr>
              <m:t>4</m:t>
            </m:r>
          </m:sub>
        </m:sSub>
      </m:oMath>
      <w:r>
        <w:t xml:space="preserve"> is shown in </w:t>
      </w:r>
      <w:r w:rsidR="00B22FB0">
        <w:fldChar w:fldCharType="begin"/>
      </w:r>
      <w:r>
        <w:instrText xml:space="preserve"> REF _Ref348359855 \h </w:instrText>
      </w:r>
      <w:r w:rsidR="00B22FB0">
        <w:fldChar w:fldCharType="separate"/>
      </w:r>
      <w:r>
        <w:t xml:space="preserve">Figure </w:t>
      </w:r>
      <w:r>
        <w:rPr>
          <w:noProof/>
        </w:rPr>
        <w:t>3</w:t>
      </w:r>
      <w:r w:rsidR="00B22FB0">
        <w:fldChar w:fldCharType="end"/>
      </w:r>
      <w:r>
        <w:t xml:space="preserve"> where </w:t>
      </w:r>
      <m:oMath>
        <m:r>
          <w:rPr>
            <w:rFonts w:ascii="Cambria Math" w:hAnsi="Cambria Math"/>
          </w:rPr>
          <m:t>∆f</m:t>
        </m:r>
      </m:oMath>
      <w:r>
        <w:t xml:space="preserve"> is again 15kHz. The OFDM symbol is defined over a fixed period </w:t>
      </w:r>
      <m:oMath>
        <m:r>
          <w:rPr>
            <w:rFonts w:ascii="Cambria Math" w:hAnsi="Cambria Math"/>
          </w:rPr>
          <m:t>T=</m:t>
        </m:r>
        <m:f>
          <m:fPr>
            <m:type m:val="lin"/>
            <m:ctrlPr>
              <w:rPr>
                <w:rFonts w:ascii="Cambria Math" w:hAnsi="Cambria Math"/>
                <w:i/>
              </w:rPr>
            </m:ctrlPr>
          </m:fPr>
          <m:num>
            <m:r>
              <w:rPr>
                <w:rFonts w:ascii="Cambria Math" w:hAnsi="Cambria Math"/>
              </w:rPr>
              <m:t>1</m:t>
            </m:r>
          </m:num>
          <m:den>
            <m:r>
              <w:rPr>
                <w:rFonts w:ascii="Cambria Math" w:hAnsi="Cambria Math"/>
              </w:rPr>
              <m:t>∆f</m:t>
            </m:r>
          </m:den>
        </m:f>
      </m:oMath>
      <w:r>
        <w:t xml:space="preserve"> and is the summation of all the subcarriers. </w:t>
      </w:r>
    </w:p>
    <w:p w:rsidR="00C06E26" w:rsidRPr="008F3A02" w:rsidRDefault="00073B72" w:rsidP="008F3A02">
      <w:pPr>
        <w:pStyle w:val="BodyText"/>
        <w:jc w:val="center"/>
      </w:pPr>
      <w:r>
        <w:rPr>
          <w:b/>
          <w:noProof/>
          <w:lang w:eastAsia="en-GB"/>
        </w:rPr>
        <w:lastRenderedPageBreak/>
        <w:drawing>
          <wp:inline distT="0" distB="0" distL="0" distR="0">
            <wp:extent cx="5210175" cy="3873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srcRect/>
                    <a:stretch>
                      <a:fillRect/>
                    </a:stretch>
                  </pic:blipFill>
                  <pic:spPr bwMode="auto">
                    <a:xfrm>
                      <a:off x="0" y="0"/>
                      <a:ext cx="5210175" cy="3873500"/>
                    </a:xfrm>
                    <a:prstGeom prst="rect">
                      <a:avLst/>
                    </a:prstGeom>
                    <a:noFill/>
                    <a:ln w="9525">
                      <a:noFill/>
                      <a:miter lim="800000"/>
                      <a:headEnd/>
                      <a:tailEnd/>
                    </a:ln>
                  </pic:spPr>
                </pic:pic>
              </a:graphicData>
            </a:graphic>
          </wp:inline>
        </w:drawing>
      </w:r>
    </w:p>
    <w:p w:rsidR="00C06E26" w:rsidRDefault="00C06E26" w:rsidP="008F3A02">
      <w:pPr>
        <w:pStyle w:val="Caption"/>
      </w:pPr>
      <w:bookmarkStart w:id="46" w:name="_Toc348948542"/>
      <w:r>
        <w:t xml:space="preserve">Figure </w:t>
      </w:r>
      <w:fldSimple w:instr=" SEQ Figure \* ARABIC ">
        <w:r>
          <w:rPr>
            <w:noProof/>
          </w:rPr>
          <w:t>3</w:t>
        </w:r>
      </w:fldSimple>
      <w:bookmarkEnd w:id="44"/>
      <w:r>
        <w:t>-Sub-Carrier Sinusoidal Waves</w:t>
      </w:r>
      <w:bookmarkEnd w:id="46"/>
    </w:p>
    <w:p w:rsidR="00C06E26" w:rsidRPr="00C25CBD" w:rsidRDefault="00C06E26" w:rsidP="00C25CBD">
      <w:pPr>
        <w:pStyle w:val="BodyText"/>
      </w:pPr>
      <w:r>
        <w:t>Each subcarrier uses a</w:t>
      </w:r>
      <w:del w:id="47" w:author="IPWireless" w:date="2013-03-06T17:27:00Z">
        <w:r w:rsidDel="0044100C">
          <w:delText>nd</w:delText>
        </w:r>
      </w:del>
      <w:r>
        <w:t xml:space="preserve"> rectangular filter for the period of the sub-carrier </w:t>
      </w:r>
      <m:oMath>
        <m:r>
          <w:rPr>
            <w:rFonts w:ascii="Cambria Math" w:hAnsi="Cambria Math"/>
          </w:rPr>
          <m:t>T</m:t>
        </m:r>
      </m:oMath>
      <w:r>
        <w:t>, This can be defined as</w:t>
      </w:r>
      <w:r w:rsidRPr="00C25CBD">
        <w:t xml:space="preserve"> </w:t>
      </w:r>
      <w:r>
        <w:t>a time shifted rectangular filter and denoted below:</w:t>
      </w:r>
    </w:p>
    <w:tbl>
      <w:tblPr>
        <w:tblW w:w="5000" w:type="pct"/>
        <w:tblLook w:val="00A0"/>
      </w:tblPr>
      <w:tblGrid>
        <w:gridCol w:w="1437"/>
        <w:gridCol w:w="6703"/>
        <w:gridCol w:w="1436"/>
      </w:tblGrid>
      <w:tr w:rsidR="00C06E26" w:rsidTr="00FF7C2B">
        <w:tc>
          <w:tcPr>
            <w:tcW w:w="750" w:type="pct"/>
          </w:tcPr>
          <w:p w:rsidR="00C06E26" w:rsidRPr="00FF7C2B" w:rsidRDefault="00C06E26" w:rsidP="00FA507C">
            <w:pPr>
              <w:pStyle w:val="BodyText"/>
              <w:rPr>
                <w:sz w:val="20"/>
              </w:rPr>
            </w:pPr>
          </w:p>
        </w:tc>
        <w:tc>
          <w:tcPr>
            <w:tcW w:w="3500" w:type="pct"/>
          </w:tcPr>
          <w:p w:rsidR="00C06E26" w:rsidRPr="00FF7C2B" w:rsidRDefault="00073B72" w:rsidP="00FA507C">
            <w:pPr>
              <w:pStyle w:val="BodyText"/>
              <w:rPr>
                <w:sz w:val="20"/>
              </w:rPr>
            </w:pPr>
            <m:oMathPara>
              <m:oMath>
                <m:nary>
                  <m:naryPr>
                    <m:chr m:val="∑"/>
                    <m:limLoc m:val="undOvr"/>
                    <m:ctrlPr>
                      <w:rPr>
                        <w:rFonts w:ascii="Cambria Math" w:hAnsi="Cambria Math"/>
                        <w:sz w:val="20"/>
                      </w:rPr>
                    </m:ctrlPr>
                  </m:naryPr>
                  <m:sub>
                    <m:r>
                      <m:rPr>
                        <m:sty m:val="p"/>
                      </m:rPr>
                      <w:rPr>
                        <w:rFonts w:ascii="Cambria Math" w:hAnsi="Cambria Math"/>
                      </w:rPr>
                      <m:t>k=0</m:t>
                    </m:r>
                    <m:ctrlPr>
                      <w:rPr>
                        <w:rFonts w:ascii="Cambria Math" w:hAnsi="Cambria Math"/>
                      </w:rPr>
                    </m:ctrlPr>
                  </m:sub>
                  <m:sup>
                    <m:r>
                      <m:rPr>
                        <m:sty m:val="p"/>
                      </m:rPr>
                      <w:rPr>
                        <w:rFonts w:ascii="Cambria Math" w:hAnsi="Cambria Math"/>
                      </w:rPr>
                      <m:t>N-1</m:t>
                    </m:r>
                    <m:ctrlPr>
                      <w:rPr>
                        <w:rFonts w:ascii="Cambria Math" w:hAnsi="Cambria Math"/>
                      </w:rPr>
                    </m:ctrlPr>
                  </m:sup>
                  <m:e>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e>
                    </m:rad>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e</m:t>
                        </m:r>
                      </m:e>
                      <m:sup>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e>
                        </m:d>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t</m:t>
                        </m:r>
                      </m:sup>
                    </m:sSup>
                    <m:r>
                      <m:rPr>
                        <m:sty m:val="p"/>
                      </m:rPr>
                      <w:rPr>
                        <w:rFonts w:ascii="Cambria Math" w:hAnsi="Cambria Math"/>
                      </w:rPr>
                      <m:t>×g</m:t>
                    </m:r>
                    <m:d>
                      <m:dPr>
                        <m:ctrlPr>
                          <w:rPr>
                            <w:rFonts w:ascii="Cambria Math" w:hAnsi="Cambria Math"/>
                          </w:rPr>
                        </m:ctrlPr>
                      </m:dPr>
                      <m:e>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e>
                    </m:d>
                    <m:ctrlPr>
                      <w:rPr>
                        <w:rFonts w:ascii="Cambria Math" w:hAnsi="Cambria Math"/>
                      </w:rPr>
                    </m:ctrlPr>
                  </m:e>
                </m:nary>
              </m:oMath>
            </m:oMathPara>
          </w:p>
        </w:tc>
        <w:tc>
          <w:tcPr>
            <w:tcW w:w="750" w:type="pct"/>
          </w:tcPr>
          <w:p w:rsidR="00C06E26" w:rsidRPr="00FF7C2B" w:rsidRDefault="00C06E26" w:rsidP="00FF7C2B">
            <w:pPr>
              <w:pStyle w:val="BodyText"/>
              <w:numPr>
                <w:ilvl w:val="0"/>
                <w:numId w:val="37"/>
              </w:numPr>
              <w:rPr>
                <w:sz w:val="20"/>
              </w:rPr>
            </w:pPr>
            <w:bookmarkStart w:id="48" w:name="OFDMSymbol"/>
            <w:bookmarkEnd w:id="48"/>
          </w:p>
        </w:tc>
      </w:tr>
    </w:tbl>
    <w:p w:rsidR="00C06E26" w:rsidRDefault="00C06E26" w:rsidP="006317B2">
      <w:pPr>
        <w:rPr>
          <w:sz w:val="20"/>
        </w:rPr>
      </w:pPr>
      <w:r>
        <w:t xml:space="preserve">where </w:t>
      </w:r>
      <m:oMath>
        <m:r>
          <m:rPr>
            <m:sty m:val="p"/>
          </m:rPr>
          <w:rPr>
            <w:rFonts w:ascii="Cambria Math" w:hAnsi="Cambria Math"/>
          </w:rPr>
          <m:t>g</m:t>
        </m:r>
        <m:d>
          <m:dPr>
            <m:ctrlPr>
              <w:rPr>
                <w:rFonts w:ascii="Cambria Math" w:hAnsi="Cambria Math"/>
                <w:sz w:val="20"/>
              </w:rPr>
            </m:ctrlPr>
          </m:dPr>
          <m:e>
            <m:r>
              <m:rPr>
                <m:sty m:val="p"/>
              </m:rPr>
              <w:rPr>
                <w:rFonts w:ascii="Cambria Math" w:hAnsi="Cambria Math"/>
              </w:rPr>
              <m:t>t-</m:t>
            </m:r>
            <m:sSub>
              <m:sSubPr>
                <m:ctrlPr>
                  <w:rPr>
                    <w:rFonts w:ascii="Cambria Math" w:hAnsi="Cambria Math"/>
                    <w:sz w:val="20"/>
                  </w:rPr>
                </m:ctrlPr>
              </m:sSubPr>
              <m:e>
                <m:r>
                  <m:rPr>
                    <m:sty m:val="p"/>
                  </m:rPr>
                  <w:rPr>
                    <w:rFonts w:ascii="Cambria Math" w:hAnsi="Cambria Math"/>
                  </w:rPr>
                  <m:t>t</m:t>
                </m:r>
              </m:e>
              <m:sub>
                <m:r>
                  <m:rPr>
                    <m:sty m:val="p"/>
                  </m:rPr>
                  <w:rPr>
                    <w:rFonts w:ascii="Cambria Math" w:hAnsi="Cambria Math"/>
                  </w:rPr>
                  <m:t>o</m:t>
                </m:r>
              </m:sub>
            </m:sSub>
          </m:e>
        </m:d>
      </m:oMath>
      <w:r>
        <w:rPr>
          <w:sz w:val="20"/>
        </w:rPr>
        <w:t xml:space="preserve"> is  the time shifted rectangular filter defined as:</w:t>
      </w:r>
    </w:p>
    <w:tbl>
      <w:tblPr>
        <w:tblW w:w="5000" w:type="pct"/>
        <w:tblLook w:val="00A0"/>
      </w:tblPr>
      <w:tblGrid>
        <w:gridCol w:w="1437"/>
        <w:gridCol w:w="6703"/>
        <w:gridCol w:w="1436"/>
      </w:tblGrid>
      <w:tr w:rsidR="00C06E26" w:rsidTr="00FF7C2B">
        <w:tc>
          <w:tcPr>
            <w:tcW w:w="750" w:type="pct"/>
          </w:tcPr>
          <w:p w:rsidR="00C06E26" w:rsidRPr="00FF7C2B" w:rsidRDefault="00C06E26" w:rsidP="00FA507C">
            <w:pPr>
              <w:pStyle w:val="BodyText"/>
              <w:rPr>
                <w:sz w:val="20"/>
              </w:rPr>
            </w:pPr>
          </w:p>
        </w:tc>
        <w:tc>
          <w:tcPr>
            <w:tcW w:w="3500" w:type="pct"/>
          </w:tcPr>
          <w:p w:rsidR="00C06E26" w:rsidRPr="00FF7C2B" w:rsidRDefault="00073B72" w:rsidP="00FA507C">
            <w:pPr>
              <w:pStyle w:val="BodyText"/>
              <w:rPr>
                <w:sz w:val="20"/>
              </w:rPr>
            </w:pPr>
            <m:oMathPara>
              <m:oMath>
                <m:r>
                  <m:rPr>
                    <m:sty m:val="p"/>
                  </m:rPr>
                  <w:rPr>
                    <w:rFonts w:ascii="Cambria Math" w:hAnsi="Cambria Math"/>
                    <w:sz w:val="20"/>
                  </w:rPr>
                  <m:t>g</m:t>
                </m:r>
                <m:d>
                  <m:dPr>
                    <m:ctrlPr>
                      <w:rPr>
                        <w:rFonts w:ascii="Cambria Math" w:hAnsi="Cambria Math"/>
                      </w:rPr>
                    </m:ctrlPr>
                  </m:dPr>
                  <m:e>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num>
                              <m:den>
                                <m:r>
                                  <m:rPr>
                                    <m:sty m:val="p"/>
                                  </m:rPr>
                                  <w:rPr>
                                    <w:rFonts w:ascii="Cambria Math" w:hAnsi="Cambria Math"/>
                                  </w:rPr>
                                  <m:t>T</m:t>
                                </m:r>
                              </m:den>
                            </m:f>
                          </m:e>
                        </m:d>
                        <m:r>
                          <m:rPr>
                            <m:sty m:val="p"/>
                          </m:rPr>
                          <w:rPr>
                            <w:rFonts w:ascii="Cambria Math" w:hAnsi="Cambria Math"/>
                          </w:rPr>
                          <m:t xml:space="preserve"> </m:t>
                        </m:r>
                      </m:e>
                      <m:e>
                        <m:r>
                          <m:rPr>
                            <m:sty m:val="p"/>
                          </m:rPr>
                          <w:rPr>
                            <w:rFonts w:ascii="Cambria Math" w:hAnsi="Cambria Math"/>
                          </w:rPr>
                          <m:t>0 ,  otherwise</m:t>
                        </m:r>
                      </m:e>
                    </m:eqArr>
                  </m:e>
                </m:d>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6317B2">
      <w:r>
        <w:t>The Time Shifted Fourier Transform for the rectangular filter with a pulse width of T is defined as:</w:t>
      </w:r>
    </w:p>
    <w:tbl>
      <w:tblPr>
        <w:tblW w:w="5000" w:type="pct"/>
        <w:tblLook w:val="00A0"/>
      </w:tblPr>
      <w:tblGrid>
        <w:gridCol w:w="1437"/>
        <w:gridCol w:w="6703"/>
        <w:gridCol w:w="1436"/>
      </w:tblGrid>
      <w:tr w:rsidR="00C06E26" w:rsidTr="00FF7C2B">
        <w:tc>
          <w:tcPr>
            <w:tcW w:w="750" w:type="pct"/>
          </w:tcPr>
          <w:p w:rsidR="00C06E26" w:rsidRPr="00FF7C2B" w:rsidRDefault="00C06E26" w:rsidP="00FA507C">
            <w:pPr>
              <w:pStyle w:val="BodyText"/>
              <w:rPr>
                <w:sz w:val="20"/>
              </w:rPr>
            </w:pPr>
          </w:p>
        </w:tc>
        <w:tc>
          <w:tcPr>
            <w:tcW w:w="3500" w:type="pct"/>
          </w:tcPr>
          <w:p w:rsidR="00C06E26" w:rsidRPr="00FF7C2B" w:rsidRDefault="00073B72" w:rsidP="00FA507C">
            <w:pPr>
              <w:pStyle w:val="BodyText"/>
              <w:rPr>
                <w:sz w:val="20"/>
              </w:rPr>
            </w:pPr>
            <m:oMathPara>
              <m:oMath>
                <m:r>
                  <m:rPr>
                    <m:sty m:val="p"/>
                  </m:rPr>
                  <w:rPr>
                    <w:rFonts w:ascii="Cambria Math" w:hAnsi="Cambria Math"/>
                    <w:sz w:val="20"/>
                  </w:rPr>
                  <m:t>g</m:t>
                </m:r>
                <m:d>
                  <m:dPr>
                    <m:ctrlPr>
                      <w:rPr>
                        <w:rFonts w:ascii="Cambria Math" w:hAnsi="Cambria Math"/>
                      </w:rPr>
                    </m:ctrlPr>
                  </m:dPr>
                  <m:e>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e>
                </m:d>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g</m:t>
                    </m:r>
                    <m:d>
                      <m:dPr>
                        <m:ctrlPr>
                          <w:rPr>
                            <w:rFonts w:ascii="Cambria Math" w:hAnsi="Cambria Math"/>
                          </w:rPr>
                        </m:ctrlPr>
                      </m:dPr>
                      <m:e>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-jωt</m:t>
                        </m:r>
                      </m:sup>
                    </m:sSup>
                  </m:e>
                </m:nary>
                <m:r>
                  <m:rPr>
                    <m:sty m:val="p"/>
                  </m:rPr>
                  <w:rPr>
                    <w:rFonts w:ascii="Cambria Math" w:hAnsi="Cambria Math"/>
                  </w:rPr>
                  <m:t>dt</m:t>
                </m:r>
              </m:oMath>
            </m:oMathPara>
          </w:p>
        </w:tc>
        <w:tc>
          <w:tcPr>
            <w:tcW w:w="750" w:type="pct"/>
          </w:tcPr>
          <w:p w:rsidR="00C06E26" w:rsidRPr="00FF7C2B" w:rsidRDefault="00C06E26" w:rsidP="00FF7C2B">
            <w:pPr>
              <w:pStyle w:val="BodyText"/>
              <w:numPr>
                <w:ilvl w:val="0"/>
                <w:numId w:val="37"/>
              </w:numPr>
              <w:rPr>
                <w:sz w:val="20"/>
              </w:rPr>
            </w:pPr>
          </w:p>
        </w:tc>
      </w:tr>
      <w:tr w:rsidR="00C06E26" w:rsidTr="00FF7C2B">
        <w:tc>
          <w:tcPr>
            <w:tcW w:w="750" w:type="pct"/>
          </w:tcPr>
          <w:p w:rsidR="00C06E26" w:rsidRPr="00FF7C2B" w:rsidRDefault="00C06E26" w:rsidP="00FA507C">
            <w:pPr>
              <w:pStyle w:val="BodyText"/>
              <w:rPr>
                <w:sz w:val="20"/>
              </w:rPr>
            </w:pPr>
          </w:p>
        </w:tc>
        <w:tc>
          <w:tcPr>
            <w:tcW w:w="3500" w:type="pct"/>
          </w:tcPr>
          <w:p w:rsidR="00C06E26" w:rsidRPr="00FF7C2B" w:rsidRDefault="00073B72" w:rsidP="00FA507C">
            <w:pPr>
              <w:pStyle w:val="BodyText"/>
              <w:rPr>
                <w:sz w:val="20"/>
              </w:rPr>
            </w:pPr>
            <m:oMathPara>
              <m:oMath>
                <m:r>
                  <m:rPr>
                    <m:sty m:val="p"/>
                  </m:rPr>
                  <w:rPr>
                    <w:rFonts w:ascii="Cambria Math" w:hAnsi="Cambria Math"/>
                    <w:sz w:val="20"/>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d>
                          <m:dPr>
                            <m:ctrlPr>
                              <w:rPr>
                                <w:rFonts w:ascii="Cambria Math" w:hAnsi="Cambria Math"/>
                              </w:rPr>
                            </m:ctrlPr>
                          </m:dPr>
                          <m:e>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e>
                        </m:d>
                      </m:sup>
                    </m:sSup>
                  </m:e>
                </m:nary>
                <m:r>
                  <m:rPr>
                    <m:sty m:val="p"/>
                  </m:rPr>
                  <w:rPr>
                    <w:rFonts w:ascii="Cambria Math" w:hAnsi="Cambria Math"/>
                  </w:rPr>
                  <m:t>d</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m:oMathPara>
          </w:p>
        </w:tc>
        <w:tc>
          <w:tcPr>
            <w:tcW w:w="750" w:type="pct"/>
          </w:tcPr>
          <w:p w:rsidR="00C06E26" w:rsidRPr="00FF7C2B" w:rsidRDefault="00C06E26" w:rsidP="00FF7C2B">
            <w:pPr>
              <w:pStyle w:val="BodyText"/>
              <w:numPr>
                <w:ilvl w:val="0"/>
                <w:numId w:val="37"/>
              </w:numPr>
              <w:rPr>
                <w:sz w:val="20"/>
              </w:rPr>
            </w:pPr>
          </w:p>
        </w:tc>
      </w:tr>
      <w:tr w:rsidR="00C06E26" w:rsidTr="00FF7C2B">
        <w:tc>
          <w:tcPr>
            <w:tcW w:w="750" w:type="pct"/>
          </w:tcPr>
          <w:p w:rsidR="00C06E26" w:rsidRPr="00FF7C2B" w:rsidRDefault="00C06E26" w:rsidP="00FA507C">
            <w:pPr>
              <w:pStyle w:val="BodyText"/>
              <w:rPr>
                <w:sz w:val="20"/>
              </w:rPr>
            </w:pPr>
          </w:p>
        </w:tc>
        <w:tc>
          <w:tcPr>
            <w:tcW w:w="3500" w:type="pct"/>
          </w:tcPr>
          <w:p w:rsidR="00C06E26" w:rsidRPr="00FF7C2B" w:rsidRDefault="00073B72" w:rsidP="00FA507C">
            <w:pPr>
              <w:pStyle w:val="BodyText"/>
              <w:rPr>
                <w:sz w:val="20"/>
              </w:rPr>
            </w:pPr>
            <m:oMathPara>
              <m:oMath>
                <m:r>
                  <m:rPr>
                    <m:sty m:val="p"/>
                  </m:rPr>
                  <w:rPr>
                    <w:rFonts w:ascii="Cambria Math" w:hAnsi="Cambria Math"/>
                    <w:sz w:val="20"/>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sup>
                </m:sSup>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-jωt</m:t>
                        </m:r>
                      </m:sup>
                    </m:sSup>
                  </m:e>
                </m:nary>
                <m:r>
                  <m:rPr>
                    <m:sty m:val="p"/>
                  </m:rPr>
                  <w:rPr>
                    <w:rFonts w:ascii="Cambria Math" w:hAnsi="Cambria Math"/>
                  </w:rPr>
                  <m:t>d</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6317B2">
      <w:pPr>
        <w:rPr>
          <w:sz w:val="20"/>
        </w:rPr>
      </w:pPr>
      <w:r>
        <w:t xml:space="preserve">Setting the integral limits to </w:t>
      </w:r>
      <m:oMath>
        <m:r>
          <m:rPr>
            <m:sty m:val="p"/>
          </m:rPr>
          <w:rPr>
            <w:rFonts w:ascii="Cambria Math" w:hAnsi="Cambria Math"/>
            <w:sz w:val="20"/>
          </w:rPr>
          <m:t>-</m:t>
        </m:r>
        <m:box>
          <m:boxPr>
            <m:ctrlPr>
              <w:rPr>
                <w:rFonts w:ascii="Cambria Math" w:hAnsi="Cambria Math"/>
                <w:sz w:val="20"/>
              </w:rPr>
            </m:ctrlPr>
          </m:boxPr>
          <m:e>
            <m:argPr>
              <m:argSz m:val="-1"/>
            </m:argPr>
            <m:f>
              <m:fPr>
                <m:ctrlPr>
                  <w:rPr>
                    <w:rFonts w:ascii="Cambria Math" w:hAnsi="Cambria Math"/>
                    <w:sz w:val="20"/>
                  </w:rPr>
                </m:ctrlPr>
              </m:fPr>
              <m:num>
                <m:r>
                  <m:rPr>
                    <m:sty m:val="p"/>
                  </m:rPr>
                  <w:rPr>
                    <w:rFonts w:ascii="Cambria Math" w:hAnsi="Cambria Math"/>
                    <w:sz w:val="20"/>
                  </w:rPr>
                  <m:t>T</m:t>
                </m:r>
              </m:num>
              <m:den>
                <m:r>
                  <m:rPr>
                    <m:sty m:val="p"/>
                  </m:rPr>
                  <w:rPr>
                    <w:rFonts w:ascii="Cambria Math" w:hAnsi="Cambria Math"/>
                    <w:sz w:val="20"/>
                  </w:rPr>
                  <m:t>2</m:t>
                </m:r>
              </m:den>
            </m:f>
          </m:e>
        </m:box>
        <m:r>
          <m:rPr>
            <m:sty m:val="p"/>
          </m:rPr>
          <w:rPr>
            <w:rFonts w:ascii="Cambria Math" w:hAnsi="Cambria Math"/>
            <w:sz w:val="20"/>
          </w:rPr>
          <m:t xml:space="preserve"> to </m:t>
        </m:r>
        <m:box>
          <m:boxPr>
            <m:ctrlPr>
              <w:rPr>
                <w:rFonts w:ascii="Cambria Math" w:hAnsi="Cambria Math"/>
                <w:sz w:val="20"/>
              </w:rPr>
            </m:ctrlPr>
          </m:boxPr>
          <m:e>
            <m:argPr>
              <m:argSz m:val="-1"/>
            </m:argPr>
            <m:f>
              <m:fPr>
                <m:ctrlPr>
                  <w:rPr>
                    <w:rFonts w:ascii="Cambria Math" w:hAnsi="Cambria Math"/>
                    <w:sz w:val="20"/>
                  </w:rPr>
                </m:ctrlPr>
              </m:fPr>
              <m:num>
                <m:r>
                  <m:rPr>
                    <m:sty m:val="p"/>
                  </m:rPr>
                  <w:rPr>
                    <w:rFonts w:ascii="Cambria Math" w:hAnsi="Cambria Math"/>
                    <w:sz w:val="20"/>
                  </w:rPr>
                  <m:t>T</m:t>
                </m:r>
              </m:num>
              <m:den>
                <m:r>
                  <m:rPr>
                    <m:sty m:val="p"/>
                  </m:rPr>
                  <w:rPr>
                    <w:rFonts w:ascii="Cambria Math" w:hAnsi="Cambria Math"/>
                    <w:sz w:val="20"/>
                  </w:rPr>
                  <m:t>2</m:t>
                </m:r>
              </m:den>
            </m:f>
          </m:e>
        </m:box>
        <m:r>
          <m:rPr>
            <m:sty m:val="p"/>
          </m:rPr>
          <w:rPr>
            <w:rFonts w:ascii="Cambria Math" w:hAnsi="Cambria Math"/>
            <w:sz w:val="20"/>
          </w:rPr>
          <m:t xml:space="preserve"> </m:t>
        </m:r>
      </m:oMath>
    </w:p>
    <w:tbl>
      <w:tblPr>
        <w:tblW w:w="5000" w:type="pct"/>
        <w:tblLook w:val="00A0"/>
      </w:tblPr>
      <w:tblGrid>
        <w:gridCol w:w="1437"/>
        <w:gridCol w:w="6703"/>
        <w:gridCol w:w="1436"/>
      </w:tblGrid>
      <w:tr w:rsidR="00C06E26" w:rsidTr="00FF7C2B">
        <w:tc>
          <w:tcPr>
            <w:tcW w:w="750" w:type="pct"/>
          </w:tcPr>
          <w:p w:rsidR="00C06E26" w:rsidRPr="00FF7C2B" w:rsidRDefault="00C06E26" w:rsidP="006D4C8E">
            <w:pPr>
              <w:pStyle w:val="BodyText"/>
              <w:rPr>
                <w:sz w:val="20"/>
              </w:rPr>
            </w:pPr>
          </w:p>
        </w:tc>
        <w:tc>
          <w:tcPr>
            <w:tcW w:w="3500" w:type="pct"/>
          </w:tcPr>
          <w:p w:rsidR="00C06E26" w:rsidRPr="00FF7C2B" w:rsidRDefault="00073B72" w:rsidP="006D4C8E">
            <w:pPr>
              <w:pStyle w:val="BodyText"/>
              <w:rPr>
                <w:sz w:val="20"/>
              </w:rPr>
            </w:pPr>
            <m:oMathPara>
              <m:oMath>
                <m:sSup>
                  <m:sSupPr>
                    <m:ctrlPr>
                      <w:rPr>
                        <w:rFonts w:ascii="Cambria Math" w:hAnsi="Cambria Math"/>
                        <w:sz w:val="20"/>
                      </w:rPr>
                    </m:ctrlPr>
                  </m:sSupPr>
                  <m:e>
                    <m:r>
                      <m:rPr>
                        <m:sty m:val="p"/>
                      </m:rPr>
                      <w:rPr>
                        <w:rFonts w:ascii="Cambria Math" w:hAnsi="Cambria Math"/>
                      </w:rPr>
                      <m:t>e</m:t>
                    </m:r>
                    <m:ctrlPr>
                      <w:rPr>
                        <w:rFonts w:ascii="Cambria Math" w:hAnsi="Cambria Math"/>
                      </w:rPr>
                    </m:ctrlPr>
                  </m:e>
                  <m:sup>
                    <m:r>
                      <m:rPr>
                        <m:sty m:val="p"/>
                      </m:rPr>
                      <w:rPr>
                        <w:rFonts w:ascii="Cambria Math" w:hAnsi="Cambria Math"/>
                      </w:rPr>
                      <m:t>-jω</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ctrlPr>
                      <w:rPr>
                        <w:rFonts w:ascii="Cambria Math" w:hAnsi="Cambria Math"/>
                      </w:rPr>
                    </m:ctrlPr>
                  </m:sup>
                </m:sSup>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-jω</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-jωt</m:t>
                        </m:r>
                      </m:sup>
                    </m:sSup>
                  </m:e>
                </m:d>
                <m:r>
                  <m:rPr>
                    <m:sty m:val="p"/>
                  </m:rPr>
                  <w:rPr>
                    <w:rFonts w:ascii="Cambria Math" w:hAnsi="Cambria Math"/>
                  </w:rPr>
                  <m:t xml:space="preserve"> limits -</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T</m:t>
                        </m:r>
                      </m:num>
                      <m:den>
                        <m:r>
                          <m:rPr>
                            <m:sty m:val="p"/>
                          </m:rPr>
                          <w:rPr>
                            <w:rFonts w:ascii="Cambria Math" w:hAnsi="Cambria Math"/>
                          </w:rPr>
                          <m:t>2</m:t>
                        </m:r>
                      </m:den>
                    </m:f>
                  </m:e>
                </m:box>
                <m:r>
                  <m:rPr>
                    <m:sty m:val="p"/>
                  </m:rPr>
                  <w:rPr>
                    <w:rFonts w:ascii="Cambria Math" w:hAnsi="Cambria Math"/>
                  </w:rPr>
                  <m:t xml:space="preserve"> to </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T</m:t>
                        </m:r>
                      </m:num>
                      <m:den>
                        <m:r>
                          <m:rPr>
                            <m:sty m:val="p"/>
                          </m:rPr>
                          <w:rPr>
                            <w:rFonts w:ascii="Cambria Math" w:hAnsi="Cambria Math"/>
                          </w:rPr>
                          <m:t>2</m:t>
                        </m:r>
                      </m:den>
                    </m:f>
                  </m:e>
                </m:box>
                <m:r>
                  <m:rPr>
                    <m:sty m:val="p"/>
                  </m:rPr>
                  <w:rPr>
                    <w:rFonts w:ascii="Cambria Math" w:hAnsi="Cambria Math"/>
                  </w:rPr>
                  <m:t xml:space="preserve"> </m:t>
                </m:r>
              </m:oMath>
            </m:oMathPara>
          </w:p>
        </w:tc>
        <w:tc>
          <w:tcPr>
            <w:tcW w:w="750" w:type="pct"/>
          </w:tcPr>
          <w:p w:rsidR="00C06E26" w:rsidRPr="00FF7C2B" w:rsidRDefault="00C06E26" w:rsidP="00FF7C2B">
            <w:pPr>
              <w:pStyle w:val="BodyText"/>
              <w:numPr>
                <w:ilvl w:val="0"/>
                <w:numId w:val="37"/>
              </w:numPr>
              <w:rPr>
                <w:sz w:val="20"/>
              </w:rPr>
            </w:pPr>
          </w:p>
        </w:tc>
      </w:tr>
      <w:tr w:rsidR="00C06E26" w:rsidTr="00FF7C2B">
        <w:tc>
          <w:tcPr>
            <w:tcW w:w="750" w:type="pct"/>
          </w:tcPr>
          <w:p w:rsidR="00C06E26" w:rsidRPr="00FF7C2B" w:rsidRDefault="00C06E26" w:rsidP="006D4C8E">
            <w:pPr>
              <w:pStyle w:val="BodyText"/>
              <w:rPr>
                <w:sz w:val="20"/>
              </w:rPr>
            </w:pPr>
          </w:p>
        </w:tc>
        <w:tc>
          <w:tcPr>
            <w:tcW w:w="3500" w:type="pct"/>
          </w:tcPr>
          <w:p w:rsidR="00C06E26" w:rsidRPr="00FF7C2B" w:rsidRDefault="00073B72" w:rsidP="006D4C8E">
            <w:pPr>
              <w:pStyle w:val="BodyText"/>
              <w:rPr>
                <w:sz w:val="20"/>
              </w:rPr>
            </w:pPr>
            <m:oMathPara>
              <m:oMath>
                <m:sSup>
                  <m:sSupPr>
                    <m:ctrlPr>
                      <w:rPr>
                        <w:rFonts w:ascii="Cambria Math" w:hAnsi="Cambria Math"/>
                        <w:sz w:val="20"/>
                      </w:rPr>
                    </m:ctrlPr>
                  </m:sSupPr>
                  <m:e>
                    <m:r>
                      <m:rPr>
                        <m:sty m:val="p"/>
                      </m:rPr>
                      <w:rPr>
                        <w:rFonts w:ascii="Cambria Math" w:hAnsi="Cambria Math"/>
                      </w:rPr>
                      <m:t>e</m:t>
                    </m:r>
                    <m:ctrlPr>
                      <w:rPr>
                        <w:rFonts w:ascii="Cambria Math" w:hAnsi="Cambria Math"/>
                      </w:rPr>
                    </m:ctrlPr>
                  </m:e>
                  <m:sup>
                    <m:r>
                      <m:rPr>
                        <m:sty m:val="p"/>
                      </m:rPr>
                      <w:rPr>
                        <w:rFonts w:ascii="Cambria Math" w:hAnsi="Cambria Math"/>
                      </w:rPr>
                      <m:t>-jω</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ctrlPr>
                      <w:rPr>
                        <w:rFonts w:ascii="Cambria Math" w:hAnsi="Cambria Math"/>
                      </w:rPr>
                    </m:ctrlPr>
                  </m:sup>
                </m:sSup>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-jω</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T</m:t>
                                </m:r>
                              </m:num>
                              <m:den>
                                <m:r>
                                  <m:rPr>
                                    <m:sty m:val="p"/>
                                  </m:rPr>
                                  <w:rPr>
                                    <w:rFonts w:ascii="Cambria Math" w:hAnsi="Cambria Math"/>
                                  </w:rPr>
                                  <m:t>2</m:t>
                                </m:r>
                              </m:den>
                            </m:f>
                          </m:e>
                        </m:box>
                        <m:r>
                          <m:rPr>
                            <m:sty m:val="p"/>
                          </m:rPr>
                          <w:rPr>
                            <w:rFonts w:ascii="Cambria Math" w:hAnsi="Cambria Math"/>
                          </w:rPr>
                          <m:t xml:space="preserve"> </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jω</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T</m:t>
                                </m:r>
                              </m:num>
                              <m:den>
                                <m:r>
                                  <m:rPr>
                                    <m:sty m:val="p"/>
                                  </m:rPr>
                                  <w:rPr>
                                    <w:rFonts w:ascii="Cambria Math" w:hAnsi="Cambria Math"/>
                                  </w:rPr>
                                  <m:t>2</m:t>
                                </m:r>
                              </m:den>
                            </m:f>
                          </m:e>
                        </m:box>
                        <m:r>
                          <m:rPr>
                            <m:sty m:val="p"/>
                          </m:rPr>
                          <w:rPr>
                            <w:rFonts w:ascii="Cambria Math" w:hAnsi="Cambria Math"/>
                          </w:rPr>
                          <m:t xml:space="preserve"> </m:t>
                        </m:r>
                      </m:sup>
                    </m:sSup>
                  </m:e>
                </m:d>
                <m:r>
                  <m:rPr>
                    <m:sty m:val="p"/>
                  </m:rPr>
                  <w:rPr>
                    <w:rFonts w:ascii="Cambria Math" w:hAnsi="Cambria Math"/>
                  </w:rPr>
                  <m:t xml:space="preserve"> </m:t>
                </m:r>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6317B2">
      <w:r>
        <w:t xml:space="preserve">Using Euler's form </w:t>
      </w:r>
      <m:oMath>
        <m:sSup>
          <m:sSupPr>
            <m:ctrlPr>
              <w:rPr>
                <w:rFonts w:ascii="Cambria Math" w:hAnsi="Cambria Math"/>
                <w:i/>
              </w:rPr>
            </m:ctrlPr>
          </m:sSupPr>
          <m:e>
            <m:r>
              <w:rPr>
                <w:rFonts w:ascii="Cambria Math" w:hAnsi="Cambria Math"/>
              </w:rPr>
              <m:t>e</m:t>
            </m:r>
          </m:e>
          <m:sup>
            <m:r>
              <w:rPr>
                <w:rFonts w:ascii="Cambria Math" w:hAnsi="Cambria Math"/>
              </w:rPr>
              <m:t>±jθ</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jsin</m:t>
            </m:r>
          </m:fName>
          <m:e>
            <m:d>
              <m:dPr>
                <m:ctrlPr>
                  <w:rPr>
                    <w:rFonts w:ascii="Cambria Math" w:hAnsi="Cambria Math"/>
                    <w:i/>
                  </w:rPr>
                </m:ctrlPr>
              </m:dPr>
              <m:e>
                <m:r>
                  <w:rPr>
                    <w:rFonts w:ascii="Cambria Math" w:hAnsi="Cambria Math"/>
                  </w:rPr>
                  <m:t>θ</m:t>
                </m:r>
              </m:e>
            </m:d>
          </m:e>
        </m:func>
        <m:r>
          <w:rPr>
            <w:rFonts w:ascii="Cambria Math" w:hAnsi="Cambria Math"/>
          </w:rPr>
          <m:t xml:space="preserve"> </m:t>
        </m:r>
      </m:oMath>
    </w:p>
    <w:tbl>
      <w:tblPr>
        <w:tblW w:w="5000" w:type="pct"/>
        <w:tblLook w:val="00A0"/>
      </w:tblPr>
      <w:tblGrid>
        <w:gridCol w:w="1437"/>
        <w:gridCol w:w="6703"/>
        <w:gridCol w:w="1436"/>
      </w:tblGrid>
      <w:tr w:rsidR="00C06E26" w:rsidTr="00FF7C2B">
        <w:tc>
          <w:tcPr>
            <w:tcW w:w="750" w:type="pct"/>
          </w:tcPr>
          <w:p w:rsidR="00C06E26" w:rsidRPr="00FF7C2B" w:rsidRDefault="00C06E26" w:rsidP="006D4C8E">
            <w:pPr>
              <w:pStyle w:val="BodyText"/>
              <w:rPr>
                <w:sz w:val="20"/>
              </w:rPr>
            </w:pPr>
          </w:p>
        </w:tc>
        <w:tc>
          <w:tcPr>
            <w:tcW w:w="3500" w:type="pct"/>
          </w:tcPr>
          <w:p w:rsidR="00C06E26" w:rsidRPr="00FF7C2B" w:rsidRDefault="00073B72" w:rsidP="001E7B2E">
            <w:pPr>
              <w:pStyle w:val="BodyText"/>
              <w:rPr>
                <w:sz w:val="20"/>
              </w:rPr>
            </w:pPr>
            <m:oMathPara>
              <m:oMath>
                <m:sSup>
                  <m:sSupPr>
                    <m:ctrlPr>
                      <w:rPr>
                        <w:rFonts w:ascii="Cambria Math" w:hAnsi="Cambria Math"/>
                        <w:sz w:val="20"/>
                      </w:rPr>
                    </m:ctrlPr>
                  </m:sSupPr>
                  <m:e>
                    <m:r>
                      <m:rPr>
                        <m:sty m:val="p"/>
                      </m:rPr>
                      <w:rPr>
                        <w:rFonts w:ascii="Cambria Math" w:hAnsi="Cambria Math"/>
                      </w:rPr>
                      <m:t>e</m:t>
                    </m:r>
                    <m:ctrlPr>
                      <w:rPr>
                        <w:rFonts w:ascii="Cambria Math" w:hAnsi="Cambria Math"/>
                      </w:rPr>
                    </m:ctrlPr>
                  </m:e>
                  <m:sup>
                    <m:r>
                      <m:rPr>
                        <m:sty m:val="p"/>
                      </m:rPr>
                      <w:rPr>
                        <w:rFonts w:ascii="Cambria Math" w:hAnsi="Cambria Math"/>
                      </w:rPr>
                      <m:t>-jω</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ctrlPr>
                      <w:rPr>
                        <w:rFonts w:ascii="Cambria Math" w:hAnsi="Cambria Math"/>
                      </w:rPr>
                    </m:ctrlPr>
                  </m:sup>
                </m:sSup>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T</m:t>
                                    </m:r>
                                  </m:num>
                                  <m:den>
                                    <m:r>
                                      <m:rPr>
                                        <m:sty m:val="p"/>
                                      </m:rPr>
                                      <w:rPr>
                                        <w:rFonts w:ascii="Cambria Math" w:hAnsi="Cambria Math"/>
                                      </w:rPr>
                                      <m:t>2</m:t>
                                    </m:r>
                                  </m:den>
                                </m:f>
                              </m:e>
                            </m:box>
                            <m:r>
                              <m:rPr>
                                <m:sty m:val="p"/>
                              </m:rPr>
                              <w:rPr>
                                <w:rFonts w:ascii="Cambria Math" w:hAnsi="Cambria Math"/>
                              </w:rPr>
                              <m:t xml:space="preserve"> </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T</m:t>
                                    </m:r>
                                  </m:num>
                                  <m:den>
                                    <m:r>
                                      <m:rPr>
                                        <m:sty m:val="p"/>
                                      </m:rPr>
                                      <w:rPr>
                                        <w:rFonts w:ascii="Cambria Math" w:hAnsi="Cambria Math"/>
                                      </w:rPr>
                                      <m:t>2</m:t>
                                    </m:r>
                                  </m:den>
                                </m:f>
                              </m:e>
                            </m:box>
                            <m:r>
                              <m:rPr>
                                <m:sty m:val="p"/>
                              </m:rPr>
                              <w:rPr>
                                <w:rFonts w:ascii="Cambria Math" w:hAnsi="Cambria Math"/>
                              </w:rPr>
                              <m:t xml:space="preserve"> </m:t>
                            </m:r>
                          </m:sup>
                        </m:sSup>
                      </m:num>
                      <m:den>
                        <m:r>
                          <m:rPr>
                            <m:sty m:val="p"/>
                          </m:rPr>
                          <w:rPr>
                            <w:rFonts w:ascii="Cambria Math" w:hAnsi="Cambria Math"/>
                          </w:rPr>
                          <m:t>jω</m:t>
                        </m:r>
                      </m:den>
                    </m:f>
                  </m:e>
                </m:d>
                <m:r>
                  <m:rPr>
                    <m:sty m:val="p"/>
                  </m:rPr>
                  <w:rPr>
                    <w:rFonts w:ascii="Cambria Math" w:hAnsi="Cambria Math"/>
                  </w:rPr>
                  <m:t xml:space="preserve"> </m:t>
                </m:r>
              </m:oMath>
            </m:oMathPara>
          </w:p>
        </w:tc>
        <w:tc>
          <w:tcPr>
            <w:tcW w:w="750" w:type="pct"/>
          </w:tcPr>
          <w:p w:rsidR="00C06E26" w:rsidRPr="00FF7C2B" w:rsidRDefault="00C06E26" w:rsidP="00FF7C2B">
            <w:pPr>
              <w:pStyle w:val="BodyText"/>
              <w:numPr>
                <w:ilvl w:val="0"/>
                <w:numId w:val="37"/>
              </w:numPr>
              <w:rPr>
                <w:sz w:val="20"/>
              </w:rPr>
            </w:pPr>
          </w:p>
        </w:tc>
      </w:tr>
      <w:tr w:rsidR="00C06E26" w:rsidTr="00FF7C2B">
        <w:tc>
          <w:tcPr>
            <w:tcW w:w="750" w:type="pct"/>
          </w:tcPr>
          <w:p w:rsidR="00C06E26" w:rsidRPr="00FF7C2B" w:rsidRDefault="00C06E26" w:rsidP="006D4C8E">
            <w:pPr>
              <w:pStyle w:val="BodyText"/>
              <w:rPr>
                <w:sz w:val="20"/>
              </w:rPr>
            </w:pPr>
          </w:p>
        </w:tc>
        <w:tc>
          <w:tcPr>
            <w:tcW w:w="3500" w:type="pct"/>
          </w:tcPr>
          <w:p w:rsidR="00C06E26" w:rsidRPr="00FF7C2B" w:rsidRDefault="00073B72" w:rsidP="001E7B2E">
            <w:pPr>
              <w:pStyle w:val="BodyText"/>
              <w:rPr>
                <w:sz w:val="20"/>
              </w:rPr>
            </w:pPr>
            <m:oMathPara>
              <m:oMath>
                <m:d>
                  <m:dPr>
                    <m:begChr m:val="["/>
                    <m:endChr m:val="]"/>
                    <m:ctrlPr>
                      <w:rPr>
                        <w:rFonts w:ascii="Cambria Math" w:hAnsi="Cambria Math"/>
                        <w:sz w:val="20"/>
                      </w:rPr>
                    </m:ctrlPr>
                  </m:dPr>
                  <m:e>
                    <m:f>
                      <m:fPr>
                        <m:ctrlPr>
                          <w:rPr>
                            <w:rFonts w:ascii="Cambria Math" w:hAnsi="Cambria Math"/>
                          </w:rPr>
                        </m:ctrlPr>
                      </m:fPr>
                      <m:num>
                        <m:r>
                          <m:rPr>
                            <m:sty m:val="p"/>
                          </m:rPr>
                          <w:rPr>
                            <w:rFonts w:ascii="Cambria Math" w:hAnsi="Cambria Math"/>
                          </w:rPr>
                          <m:t>2</m:t>
                        </m:r>
                        <m:func>
                          <m:funcPr>
                            <m:ctrlPr>
                              <w:rPr>
                                <w:rFonts w:ascii="Cambria Math" w:hAnsi="Cambria Math"/>
                                <w:i/>
                              </w:rPr>
                            </m:ctrlPr>
                          </m:funcPr>
                          <m:fName>
                            <m:r>
                              <m:rPr>
                                <m:sty m:val="p"/>
                              </m:rPr>
                              <w:rPr>
                                <w:rFonts w:ascii="Cambria Math" w:hAnsi="Cambria Math"/>
                              </w:rPr>
                              <m:t>jsin</m:t>
                            </m:r>
                          </m:fName>
                          <m:e>
                            <m:d>
                              <m:dPr>
                                <m:ctrlPr>
                                  <w:rPr>
                                    <w:rFonts w:ascii="Cambria Math" w:hAnsi="Cambria Math"/>
                                    <w:i/>
                                  </w:rPr>
                                </m:ctrlPr>
                              </m:dPr>
                              <m:e>
                                <m:r>
                                  <m:rPr>
                                    <m:sty m:val="p"/>
                                  </m:rPr>
                                  <w:rPr>
                                    <w:rFonts w:ascii="Cambria Math" w:hAnsi="Cambria Math"/>
                                  </w:rPr>
                                  <m:t>ω</m:t>
                                </m:r>
                                <m:f>
                                  <m:fPr>
                                    <m:ctrlPr>
                                      <w:rPr>
                                        <w:rFonts w:ascii="Cambria Math" w:hAnsi="Cambria Math"/>
                                      </w:rPr>
                                    </m:ctrlPr>
                                  </m:fPr>
                                  <m:num>
                                    <m:r>
                                      <m:rPr>
                                        <m:sty m:val="p"/>
                                      </m:rPr>
                                      <w:rPr>
                                        <w:rFonts w:ascii="Cambria Math" w:hAnsi="Cambria Math"/>
                                      </w:rPr>
                                      <m:t>T</m:t>
                                    </m:r>
                                  </m:num>
                                  <m:den>
                                    <m:r>
                                      <m:rPr>
                                        <m:sty m:val="p"/>
                                      </m:rPr>
                                      <w:rPr>
                                        <w:rFonts w:ascii="Cambria Math" w:hAnsi="Cambria Math"/>
                                      </w:rPr>
                                      <m:t>2</m:t>
                                    </m:r>
                                  </m:den>
                                </m:f>
                              </m:e>
                            </m:d>
                          </m:e>
                        </m:func>
                      </m:num>
                      <m:den>
                        <m:r>
                          <m:rPr>
                            <m:sty m:val="p"/>
                          </m:rPr>
                          <w:rPr>
                            <w:rFonts w:ascii="Cambria Math" w:hAnsi="Cambria Math"/>
                          </w:rPr>
                          <m:t>jω</m:t>
                        </m:r>
                      </m:den>
                    </m:f>
                    <m:ctrlPr>
                      <w:rPr>
                        <w:rFonts w:ascii="Cambria Math" w:hAnsi="Cambria Math"/>
                      </w:rPr>
                    </m:ctrlP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sup>
                </m:sSup>
              </m:oMath>
            </m:oMathPara>
          </w:p>
        </w:tc>
        <w:tc>
          <w:tcPr>
            <w:tcW w:w="750" w:type="pct"/>
          </w:tcPr>
          <w:p w:rsidR="00C06E26" w:rsidRPr="00FF7C2B" w:rsidRDefault="00C06E26" w:rsidP="00FF7C2B">
            <w:pPr>
              <w:pStyle w:val="BodyText"/>
              <w:numPr>
                <w:ilvl w:val="0"/>
                <w:numId w:val="37"/>
              </w:numPr>
              <w:rPr>
                <w:sz w:val="20"/>
              </w:rPr>
            </w:pPr>
          </w:p>
        </w:tc>
      </w:tr>
      <w:tr w:rsidR="00C06E26" w:rsidTr="00FF7C2B">
        <w:tc>
          <w:tcPr>
            <w:tcW w:w="750" w:type="pct"/>
          </w:tcPr>
          <w:p w:rsidR="00C06E26" w:rsidRPr="00FF7C2B" w:rsidRDefault="00C06E26" w:rsidP="006D4C8E">
            <w:pPr>
              <w:pStyle w:val="BodyText"/>
              <w:rPr>
                <w:sz w:val="20"/>
              </w:rPr>
            </w:pPr>
          </w:p>
        </w:tc>
        <w:tc>
          <w:tcPr>
            <w:tcW w:w="3500" w:type="pct"/>
          </w:tcPr>
          <w:p w:rsidR="00C06E26" w:rsidRPr="00FF7C2B" w:rsidRDefault="00073B72" w:rsidP="001E7B2E">
            <w:pPr>
              <w:pStyle w:val="BodyText"/>
              <w:rPr>
                <w:sz w:val="20"/>
              </w:rPr>
            </w:pPr>
            <m:oMathPara>
              <m:oMath>
                <m:f>
                  <m:fPr>
                    <m:ctrlPr>
                      <w:rPr>
                        <w:rFonts w:ascii="Cambria Math" w:hAnsi="Cambria Math"/>
                        <w:sz w:val="20"/>
                      </w:rPr>
                    </m:ctrlPr>
                  </m:fPr>
                  <m:num>
                    <m:r>
                      <m:rPr>
                        <m:sty m:val="p"/>
                      </m:rPr>
                      <w:rPr>
                        <w:rFonts w:ascii="Cambria Math" w:hAnsi="Cambria Math"/>
                      </w:rPr>
                      <m:t>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T</m:t>
                            </m:r>
                          </m:e>
                        </m:d>
                      </m:e>
                    </m:func>
                    <m:ctrlPr>
                      <w:rPr>
                        <w:rFonts w:ascii="Cambria Math" w:hAnsi="Cambria Math"/>
                      </w:rPr>
                    </m:ctrlPr>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T</m:t>
                    </m:r>
                    <m:ctrlPr>
                      <w:rPr>
                        <w:rFonts w:ascii="Cambria Math" w:hAnsi="Cambria Math"/>
                      </w:rPr>
                    </m:ctrlP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sup>
                </m:sSup>
              </m:oMath>
            </m:oMathPara>
          </w:p>
        </w:tc>
        <w:tc>
          <w:tcPr>
            <w:tcW w:w="750" w:type="pct"/>
          </w:tcPr>
          <w:p w:rsidR="00C06E26" w:rsidRPr="00FF7C2B" w:rsidRDefault="00C06E26" w:rsidP="00FF7C2B">
            <w:pPr>
              <w:pStyle w:val="BodyText"/>
              <w:numPr>
                <w:ilvl w:val="0"/>
                <w:numId w:val="37"/>
              </w:numPr>
              <w:rPr>
                <w:sz w:val="20"/>
              </w:rPr>
            </w:pPr>
          </w:p>
        </w:tc>
      </w:tr>
    </w:tbl>
    <w:p w:rsidR="00C06E26" w:rsidRPr="00B468A6" w:rsidRDefault="00C06E26" w:rsidP="00FD5480">
      <w:pPr>
        <w:pStyle w:val="BodyText"/>
        <w:rPr>
          <w:szCs w:val="22"/>
        </w:rPr>
      </w:pPr>
      <w:r>
        <w:rPr>
          <w:szCs w:val="22"/>
        </w:rPr>
        <w:t>W</w:t>
      </w:r>
      <w:r w:rsidRPr="004019A4">
        <w:rPr>
          <w:szCs w:val="22"/>
        </w:rPr>
        <w:t xml:space="preserve">here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Pr="004019A4">
        <w:rPr>
          <w:szCs w:val="22"/>
        </w:rPr>
        <w:t xml:space="preserve"> is the frequency of the sub-carrier </w:t>
      </w:r>
      <w:r>
        <w:rPr>
          <w:szCs w:val="22"/>
        </w:rPr>
        <w:t>and therefore the rectangular pulses are modulated onto adjacent carriers that are spaced by exact integer multiples of</w:t>
      </w:r>
      <w:r w:rsidRPr="004019A4">
        <w:rPr>
          <w:szCs w:val="22"/>
        </w:rPr>
        <w:t xml:space="preserve"> </w:t>
      </w:r>
      <m:oMath>
        <m:r>
          <m:rPr>
            <m:sty m:val="p"/>
          </m:rPr>
          <w:rPr>
            <w:rFonts w:ascii="Cambria Math" w:hAnsi="Cambria Math"/>
            <w:szCs w:val="22"/>
          </w:rPr>
          <m:t>n</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Pr="004019A4">
        <w:rPr>
          <w:szCs w:val="22"/>
        </w:rPr>
        <w:t xml:space="preserve"> </w:t>
      </w:r>
      <w:r>
        <w:rPr>
          <w:szCs w:val="22"/>
        </w:rPr>
        <w:t xml:space="preserve">in the frequency domain. The </w:t>
      </w:r>
      <w:r w:rsidRPr="004019A4">
        <w:rPr>
          <w:szCs w:val="22"/>
        </w:rPr>
        <w:t xml:space="preserve">downlink </w:t>
      </w:r>
      <w:r w:rsidR="00073B72">
        <w:pict>
          <v:shape id="_x0000_i1030"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isplayBackgroundShape/&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endnotePr&gt;&lt;w:numFmt w:val=&quot;decimal&quot;/&gt;&lt;/w:endnotePr&gt;&lt;w:compat&gt;&lt;w:breakWrappedTables/&gt;&lt;w:snapToGridInCell/&gt;&lt;w:wrapTextWithPunct/&gt;&lt;w:useAsianBreakRules/&gt;&lt;w:dontGrowAutofit/&gt;&lt;/w:compat&gt;&lt;wsp:rsids&gt;&lt;wsp:rsidRoot wsp:val=&quot;007A4E84&quot;/&gt;&lt;wsp:rsid wsp:val=&quot;000036BA&quot;/&gt;&lt;wsp:rsid wsp:val=&quot;000109BB&quot;/&gt;&lt;wsp:rsid wsp:val=&quot;00025530&quot;/&gt;&lt;wsp:rsid wsp:val=&quot;0002578B&quot;/&gt;&lt;wsp:rsid wsp:val=&quot;000303F5&quot;/&gt;&lt;wsp:rsid wsp:val=&quot;000358E5&quot;/&gt;&lt;wsp:rsid wsp:val=&quot;00035B4C&quot;/&gt;&lt;wsp:rsid wsp:val=&quot;0006760E&quot;/&gt;&lt;wsp:rsid wsp:val=&quot;00077DEA&quot;/&gt;&lt;wsp:rsid wsp:val=&quot;00082EFC&quot;/&gt;&lt;wsp:rsid wsp:val=&quot;00083B5D&quot;/&gt;&lt;wsp:rsid wsp:val=&quot;00097F5D&quot;/&gt;&lt;wsp:rsid wsp:val=&quot;000A704A&quot;/&gt;&lt;wsp:rsid wsp:val=&quot;000C1A4A&quot;/&gt;&lt;wsp:rsid wsp:val=&quot;000D3AB9&quot;/&gt;&lt;wsp:rsid wsp:val=&quot;000D4A2B&quot;/&gt;&lt;wsp:rsid wsp:val=&quot;000D784B&quot;/&gt;&lt;wsp:rsid wsp:val=&quot;000E4093&quot;/&gt;&lt;wsp:rsid wsp:val=&quot;000F4FA4&quot;/&gt;&lt;wsp:rsid wsp:val=&quot;000F5360&quot;/&gt;&lt;wsp:rsid wsp:val=&quot;00103200&quot;/&gt;&lt;wsp:rsid wsp:val=&quot;00107838&quot;/&gt;&lt;wsp:rsid wsp:val=&quot;0011044F&quot;/&gt;&lt;wsp:rsid wsp:val=&quot;00116037&quot;/&gt;&lt;wsp:rsid wsp:val=&quot;0014200A&quot;/&gt;&lt;wsp:rsid wsp:val=&quot;00187635&quot;/&gt;&lt;wsp:rsid wsp:val=&quot;001A392B&quot;/&gt;&lt;wsp:rsid wsp:val=&quot;001B18E3&quot;/&gt;&lt;wsp:rsid wsp:val=&quot;001C7A8D&quot;/&gt;&lt;wsp:rsid wsp:val=&quot;001D2DDE&quot;/&gt;&lt;wsp:rsid wsp:val=&quot;001E7B2E&quot;/&gt;&lt;wsp:rsid wsp:val=&quot;002008A9&quot;/&gt;&lt;wsp:rsid wsp:val=&quot;00205AE4&quot;/&gt;&lt;wsp:rsid wsp:val=&quot;002105A6&quot;/&gt;&lt;wsp:rsid wsp:val=&quot;00221B1A&quot;/&gt;&lt;wsp:rsid wsp:val=&quot;00221CB0&quot;/&gt;&lt;wsp:rsid wsp:val=&quot;00223B31&quot;/&gt;&lt;wsp:rsid wsp:val=&quot;00231730&quot;/&gt;&lt;wsp:rsid wsp:val=&quot;00234DBD&quot;/&gt;&lt;wsp:rsid wsp:val=&quot;00236671&quot;/&gt;&lt;wsp:rsid wsp:val=&quot;0024419D&quot;/&gt;&lt;wsp:rsid wsp:val=&quot;00256CFD&quot;/&gt;&lt;wsp:rsid wsp:val=&quot;002639EB&quot;/&gt;&lt;wsp:rsid wsp:val=&quot;00271ECE&quot;/&gt;&lt;wsp:rsid wsp:val=&quot;00272A38&quot;/&gt;&lt;wsp:rsid wsp:val=&quot;00273DA8&quot;/&gt;&lt;wsp:rsid wsp:val=&quot;00287A08&quot;/&gt;&lt;wsp:rsid wsp:val=&quot;00290BB0&quot;/&gt;&lt;wsp:rsid wsp:val=&quot;00294931&quot;/&gt;&lt;wsp:rsid wsp:val=&quot;002A4D3F&quot;/&gt;&lt;wsp:rsid wsp:val=&quot;002B2951&quot;/&gt;&lt;wsp:rsid wsp:val=&quot;002C03B8&quot;/&gt;&lt;wsp:rsid wsp:val=&quot;002C6487&quot;/&gt;&lt;wsp:rsid wsp:val=&quot;002D0795&quot;/&gt;&lt;wsp:rsid wsp:val=&quot;002D3A24&quot;/&gt;&lt;wsp:rsid wsp:val=&quot;002F497B&quot;/&gt;&lt;wsp:rsid wsp:val=&quot;0030373F&quot;/&gt;&lt;wsp:rsid wsp:val=&quot;00303A44&quot;/&gt;&lt;wsp:rsid wsp:val=&quot;00306E0C&quot;/&gt;&lt;wsp:rsid wsp:val=&quot;0031689E&quot;/&gt;&lt;wsp:rsid wsp:val=&quot;00324AA8&quot;/&gt;&lt;wsp:rsid wsp:val=&quot;00325B97&quot;/&gt;&lt;wsp:rsid wsp:val=&quot;00333E4E&quot;/&gt;&lt;wsp:rsid wsp:val=&quot;003376B5&quot;/&gt;&lt;wsp:rsid wsp:val=&quot;00347ADD&quot;/&gt;&lt;wsp:rsid wsp:val=&quot;00350873&quot;/&gt;&lt;wsp:rsid wsp:val=&quot;00360AEB&quot;/&gt;&lt;wsp:rsid wsp:val=&quot;00375782&quot;/&gt;&lt;wsp:rsid wsp:val=&quot;00382727&quot;/&gt;&lt;wsp:rsid wsp:val=&quot;0038698E&quot;/&gt;&lt;wsp:rsid wsp:val=&quot;003919C6&quot;/&gt;&lt;wsp:rsid wsp:val=&quot;00394899&quot;/&gt;&lt;wsp:rsid wsp:val=&quot;003950E0&quot;/&gt;&lt;wsp:rsid wsp:val=&quot;00396144&quot;/&gt;&lt;wsp:rsid wsp:val=&quot;003A4A7C&quot;/&gt;&lt;wsp:rsid wsp:val=&quot;003A6BC5&quot;/&gt;&lt;wsp:rsid wsp:val=&quot;003B256D&quot;/&gt;&lt;wsp:rsid wsp:val=&quot;003B2C61&quot;/&gt;&lt;wsp:rsid wsp:val=&quot;003C185C&quot;/&gt;&lt;wsp:rsid wsp:val=&quot;003D309C&quot;/&gt;&lt;wsp:rsid wsp:val=&quot;003D415A&quot;/&gt;&lt;wsp:rsid wsp:val=&quot;003D739F&quot;/&gt;&lt;wsp:rsid wsp:val=&quot;003E0FB3&quot;/&gt;&lt;wsp:rsid wsp:val=&quot;003E13D4&quot;/&gt;&lt;wsp:rsid wsp:val=&quot;003E1F68&quot;/&gt;&lt;wsp:rsid wsp:val=&quot;003E21FB&quot;/&gt;&lt;wsp:rsid wsp:val=&quot;003E511D&quot;/&gt;&lt;wsp:rsid wsp:val=&quot;004019A4&quot;/&gt;&lt;wsp:rsid wsp:val=&quot;00402D14&quot;/&gt;&lt;wsp:rsid wsp:val=&quot;00407B03&quot;/&gt;&lt;wsp:rsid wsp:val=&quot;00411615&quot;/&gt;&lt;wsp:rsid wsp:val=&quot;00416BD4&quot;/&gt;&lt;wsp:rsid wsp:val=&quot;004249E6&quot;/&gt;&lt;wsp:rsid wsp:val=&quot;00436068&quot;/&gt;&lt;wsp:rsid wsp:val=&quot;0043782B&quot;/&gt;&lt;wsp:rsid wsp:val=&quot;004412FE&quot;/&gt;&lt;wsp:rsid wsp:val=&quot;00452BC8&quot;/&gt;&lt;wsp:rsid wsp:val=&quot;00452FBB&quot;/&gt;&lt;wsp:rsid wsp:val=&quot;004572F6&quot;/&gt;&lt;wsp:rsid wsp:val=&quot;00467EE0&quot;/&gt;&lt;wsp:rsid wsp:val=&quot;00471EFF&quot;/&gt;&lt;wsp:rsid wsp:val=&quot;00476279&quot;/&gt;&lt;wsp:rsid wsp:val=&quot;00481A60&quot;/&gt;&lt;wsp:rsid wsp:val=&quot;00497FF4&quot;/&gt;&lt;wsp:rsid wsp:val=&quot;004A73A6&quot;/&gt;&lt;wsp:rsid wsp:val=&quot;004B3705&quot;/&gt;&lt;wsp:rsid wsp:val=&quot;004B3B8C&quot;/&gt;&lt;wsp:rsid wsp:val=&quot;004C420E&quot;/&gt;&lt;wsp:rsid wsp:val=&quot;004D6495&quot;/&gt;&lt;wsp:rsid wsp:val=&quot;004E1344&quot;/&gt;&lt;wsp:rsid wsp:val=&quot;004E28A7&quot;/&gt;&lt;wsp:rsid wsp:val=&quot;004F1419&quot;/&gt;&lt;wsp:rsid wsp:val=&quot;004F19CF&quot;/&gt;&lt;wsp:rsid wsp:val=&quot;004F3518&quot;/&gt;&lt;wsp:rsid wsp:val=&quot;004F69DD&quot;/&gt;&lt;wsp:rsid wsp:val=&quot;005032FF&quot;/&gt;&lt;wsp:rsid wsp:val=&quot;00514499&quot;/&gt;&lt;wsp:rsid wsp:val=&quot;0051519C&quot;/&gt;&lt;wsp:rsid wsp:val=&quot;00522D86&quot;/&gt;&lt;wsp:rsid wsp:val=&quot;005252F2&quot;/&gt;&lt;wsp:rsid wsp:val=&quot;00526C0C&quot;/&gt;&lt;wsp:rsid wsp:val=&quot;00542B2A&quot;/&gt;&lt;wsp:rsid wsp:val=&quot;005510C6&quot;/&gt;&lt;wsp:rsid wsp:val=&quot;00554265&quot;/&gt;&lt;wsp:rsid wsp:val=&quot;005572ED&quot;/&gt;&lt;wsp:rsid wsp:val=&quot;00581866&quot;/&gt;&lt;wsp:rsid wsp:val=&quot;00590550&quot;/&gt;&lt;wsp:rsid wsp:val=&quot;0059327A&quot;/&gt;&lt;wsp:rsid wsp:val=&quot;00595179&quot;/&gt;&lt;wsp:rsid wsp:val=&quot;005A784C&quot;/&gt;&lt;wsp:rsid wsp:val=&quot;005D6962&quot;/&gt;&lt;wsp:rsid wsp:val=&quot;005E0948&quot;/&gt;&lt;wsp:rsid wsp:val=&quot;005F6C5A&quot;/&gt;&lt;wsp:rsid wsp:val=&quot;00604D35&quot;/&gt;&lt;wsp:rsid wsp:val=&quot;0060541A&quot;/&gt;&lt;wsp:rsid wsp:val=&quot;0061486F&quot;/&gt;&lt;wsp:rsid wsp:val=&quot;00617B4B&quot;/&gt;&lt;wsp:rsid wsp:val=&quot;006317B2&quot;/&gt;&lt;wsp:rsid wsp:val=&quot;00631E16&quot;/&gt;&lt;wsp:rsid wsp:val=&quot;00635198&quot;/&gt;&lt;wsp:rsid wsp:val=&quot;00637246&quot;/&gt;&lt;wsp:rsid wsp:val=&quot;00651327&quot;/&gt;&lt;wsp:rsid wsp:val=&quot;00654546&quot;/&gt;&lt;wsp:rsid wsp:val=&quot;006545E0&quot;/&gt;&lt;wsp:rsid wsp:val=&quot;00666A3A&quot;/&gt;&lt;wsp:rsid wsp:val=&quot;0067198B&quot;/&gt;&lt;wsp:rsid wsp:val=&quot;0067518E&quot;/&gt;&lt;wsp:rsid wsp:val=&quot;006815FB&quot;/&gt;&lt;wsp:rsid wsp:val=&quot;00681737&quot;/&gt;&lt;wsp:rsid wsp:val=&quot;006863D7&quot;/&gt;&lt;wsp:rsid wsp:val=&quot;006A187C&quot;/&gt;&lt;wsp:rsid wsp:val=&quot;006A686C&quot;/&gt;&lt;wsp:rsid wsp:val=&quot;006A7C3C&quot;/&gt;&lt;wsp:rsid wsp:val=&quot;006C29FB&quot;/&gt;&lt;wsp:rsid wsp:val=&quot;006C5BEE&quot;/&gt;&lt;wsp:rsid wsp:val=&quot;006C5C0A&quot;/&gt;&lt;wsp:rsid wsp:val=&quot;006C6B92&quot;/&gt;&lt;wsp:rsid wsp:val=&quot;006D4C8E&quot;/&gt;&lt;wsp:rsid wsp:val=&quot;006D6D70&quot;/&gt;&lt;wsp:rsid wsp:val=&quot;006F06F0&quot;/&gt;&lt;wsp:rsid wsp:val=&quot;006F1A0B&quot;/&gt;&lt;wsp:rsid wsp:val=&quot;006F2C0D&quot;/&gt;&lt;wsp:rsid wsp:val=&quot;00703F40&quot;/&gt;&lt;wsp:rsid wsp:val=&quot;00726587&quot;/&gt;&lt;wsp:rsid wsp:val=&quot;00726709&quot;/&gt;&lt;wsp:rsid wsp:val=&quot;00730FDB&quot;/&gt;&lt;wsp:rsid wsp:val=&quot;0073303A&quot;/&gt;&lt;wsp:rsid wsp:val=&quot;00736151&quot;/&gt;&lt;wsp:rsid wsp:val=&quot;00741043&quot;/&gt;&lt;wsp:rsid wsp:val=&quot;0074161B&quot;/&gt;&lt;wsp:rsid wsp:val=&quot;00751EC3&quot;/&gt;&lt;wsp:rsid wsp:val=&quot;007607CD&quot;/&gt;&lt;wsp:rsid wsp:val=&quot;00766BB0&quot;/&gt;&lt;wsp:rsid wsp:val=&quot;0079117E&quot;/&gt;&lt;wsp:rsid wsp:val=&quot;00793D57&quot;/&gt;&lt;wsp:rsid wsp:val=&quot;0079546F&quot;/&gt;&lt;wsp:rsid wsp:val=&quot;0079701C&quot;/&gt;&lt;wsp:rsid wsp:val=&quot;007A032D&quot;/&gt;&lt;wsp:rsid wsp:val=&quot;007A4E84&quot;/&gt;&lt;wsp:rsid wsp:val=&quot;007A5DB8&quot;/&gt;&lt;wsp:rsid wsp:val=&quot;007C09E6&quot;/&gt;&lt;wsp:rsid wsp:val=&quot;007C0FE7&quot;/&gt;&lt;wsp:rsid wsp:val=&quot;007C281C&quot;/&gt;&lt;wsp:rsid wsp:val=&quot;007C5468&quot;/&gt;&lt;wsp:rsid wsp:val=&quot;007C768A&quot;/&gt;&lt;wsp:rsid wsp:val=&quot;007D506A&quot;/&gt;&lt;wsp:rsid wsp:val=&quot;007E07B3&quot;/&gt;&lt;wsp:rsid wsp:val=&quot;007F7A71&quot;/&gt;&lt;wsp:rsid wsp:val=&quot;008064EE&quot;/&gt;&lt;wsp:rsid wsp:val=&quot;0080708A&quot;/&gt;&lt;wsp:rsid wsp:val=&quot;00822DF5&quot;/&gt;&lt;wsp:rsid wsp:val=&quot;008240CF&quot;/&gt;&lt;wsp:rsid wsp:val=&quot;00835082&quot;/&gt;&lt;wsp:rsid wsp:val=&quot;00841764&quot;/&gt;&lt;wsp:rsid wsp:val=&quot;00853919&quot;/&gt;&lt;wsp:rsid wsp:val=&quot;00864FCF&quot;/&gt;&lt;wsp:rsid wsp:val=&quot;008758F2&quot;/&gt;&lt;wsp:rsid wsp:val=&quot;00877362&quot;/&gt;&lt;wsp:rsid wsp:val=&quot;00882C93&quot;/&gt;&lt;wsp:rsid wsp:val=&quot;0088578D&quot;/&gt;&lt;wsp:rsid wsp:val=&quot;00890A75&quot;/&gt;&lt;wsp:rsid wsp:val=&quot;00897986&quot;/&gt;&lt;wsp:rsid wsp:val=&quot;008A2329&quot;/&gt;&lt;wsp:rsid wsp:val=&quot;008A2792&quot;/&gt;&lt;wsp:rsid wsp:val=&quot;008A348B&quot;/&gt;&lt;wsp:rsid wsp:val=&quot;008A6796&quot;/&gt;&lt;wsp:rsid wsp:val=&quot;008B1B79&quot;/&gt;&lt;wsp:rsid wsp:val=&quot;008C0528&quot;/&gt;&lt;wsp:rsid wsp:val=&quot;008C1EE7&quot;/&gt;&lt;wsp:rsid wsp:val=&quot;008C47F9&quot;/&gt;&lt;wsp:rsid wsp:val=&quot;008C53E7&quot;/&gt;&lt;wsp:rsid wsp:val=&quot;008D32A9&quot;/&gt;&lt;wsp:rsid wsp:val=&quot;008D5C28&quot;/&gt;&lt;wsp:rsid wsp:val=&quot;008F1718&quot;/&gt;&lt;wsp:rsid wsp:val=&quot;008F1FCC&quot;/&gt;&lt;wsp:rsid wsp:val=&quot;008F3A02&quot;/&gt;&lt;wsp:rsid wsp:val=&quot;00907391&quot;/&gt;&lt;wsp:rsid wsp:val=&quot;0091643A&quot;/&gt;&lt;wsp:rsid wsp:val=&quot;00916C38&quot;/&gt;&lt;wsp:rsid wsp:val=&quot;00917214&quot;/&gt;&lt;wsp:rsid wsp:val=&quot;0092589A&quot;/&gt;&lt;wsp:rsid wsp:val=&quot;00933120&quot;/&gt;&lt;wsp:rsid wsp:val=&quot;009340FF&quot;/&gt;&lt;wsp:rsid wsp:val=&quot;00940938&quot;/&gt;&lt;wsp:rsid wsp:val=&quot;00940BC8&quot;/&gt;&lt;wsp:rsid wsp:val=&quot;00941B3B&quot;/&gt;&lt;wsp:rsid wsp:val=&quot;00946F54&quot;/&gt;&lt;wsp:rsid wsp:val=&quot;0095092B&quot;/&gt;&lt;wsp:rsid wsp:val=&quot;009565BE&quot;/&gt;&lt;wsp:rsid wsp:val=&quot;00957CC6&quot;/&gt;&lt;wsp:rsid wsp:val=&quot;00965813&quot;/&gt;&lt;wsp:rsid wsp:val=&quot;00973FEC&quot;/&gt;&lt;wsp:rsid wsp:val=&quot;00990181&quot;/&gt;&lt;wsp:rsid wsp:val=&quot;009A1F60&quot;/&gt;&lt;wsp:rsid wsp:val=&quot;009A6DF3&quot;/&gt;&lt;wsp:rsid wsp:val=&quot;009C70F1&quot;/&gt;&lt;wsp:rsid wsp:val=&quot;009D2329&quot;/&gt;&lt;wsp:rsid wsp:val=&quot;009D4305&quot;/&gt;&lt;wsp:rsid wsp:val=&quot;009E4BD1&quot;/&gt;&lt;wsp:rsid wsp:val=&quot;009F32A6&quot;/&gt;&lt;wsp:rsid wsp:val=&quot;00A11590&quot;/&gt;&lt;wsp:rsid wsp:val=&quot;00A174A5&quot;/&gt;&lt;wsp:rsid wsp:val=&quot;00A235CF&quot;/&gt;&lt;wsp:rsid wsp:val=&quot;00A301E0&quot;/&gt;&lt;wsp:rsid wsp:val=&quot;00A40669&quot;/&gt;&lt;wsp:rsid wsp:val=&quot;00A42C56&quot;/&gt;&lt;wsp:rsid wsp:val=&quot;00A63B95&quot;/&gt;&lt;wsp:rsid wsp:val=&quot;00A72488&quot;/&gt;&lt;wsp:rsid wsp:val=&quot;00A845FF&quot;/&gt;&lt;wsp:rsid wsp:val=&quot;00A8704C&quot;/&gt;&lt;wsp:rsid wsp:val=&quot;00A95B8E&quot;/&gt;&lt;wsp:rsid wsp:val=&quot;00AA017A&quot;/&gt;&lt;wsp:rsid wsp:val=&quot;00AB1314&quot;/&gt;&lt;wsp:rsid wsp:val=&quot;00AC0E56&quot;/&gt;&lt;wsp:rsid wsp:val=&quot;00AC27D1&quot;/&gt;&lt;wsp:rsid wsp:val=&quot;00AC4945&quot;/&gt;&lt;wsp:rsid wsp:val=&quot;00AC4AEA&quot;/&gt;&lt;wsp:rsid wsp:val=&quot;00AC617B&quot;/&gt;&lt;wsp:rsid wsp:val=&quot;00AD2FCB&quot;/&gt;&lt;wsp:rsid wsp:val=&quot;00AD585E&quot;/&gt;&lt;wsp:rsid wsp:val=&quot;00AD5F5A&quot;/&gt;&lt;wsp:rsid wsp:val=&quot;00AF49F7&quot;/&gt;&lt;wsp:rsid wsp:val=&quot;00B038AD&quot;/&gt;&lt;wsp:rsid wsp:val=&quot;00B150DC&quot;/&gt;&lt;wsp:rsid wsp:val=&quot;00B26F1D&quot;/&gt;&lt;wsp:rsid wsp:val=&quot;00B3674F&quot;/&gt;&lt;wsp:rsid wsp:val=&quot;00B468A6&quot;/&gt;&lt;wsp:rsid wsp:val=&quot;00B52F88&quot;/&gt;&lt;wsp:rsid wsp:val=&quot;00B54348&quot;/&gt;&lt;wsp:rsid wsp:val=&quot;00B63C3B&quot;/&gt;&lt;wsp:rsid wsp:val=&quot;00B70BBB&quot;/&gt;&lt;wsp:rsid wsp:val=&quot;00B70CD9&quot;/&gt;&lt;wsp:rsid wsp:val=&quot;00B83F7C&quot;/&gt;&lt;wsp:rsid wsp:val=&quot;00BA1110&quot;/&gt;&lt;wsp:rsid wsp:val=&quot;00BA7CA6&quot;/&gt;&lt;wsp:rsid wsp:val=&quot;00BB689B&quot;/&gt;&lt;wsp:rsid wsp:val=&quot;00BB6F22&quot;/&gt;&lt;wsp:rsid wsp:val=&quot;00BC0788&quot;/&gt;&lt;wsp:rsid wsp:val=&quot;00BC5596&quot;/&gt;&lt;wsp:rsid wsp:val=&quot;00BC779D&quot;/&gt;&lt;wsp:rsid wsp:val=&quot;00BD1FCC&quot;/&gt;&lt;wsp:rsid wsp:val=&quot;00BD6B40&quot;/&gt;&lt;wsp:rsid wsp:val=&quot;00BE0979&quot;/&gt;&lt;wsp:rsid wsp:val=&quot;00BE70E6&quot;/&gt;&lt;wsp:rsid wsp:val=&quot;00BE711C&quot;/&gt;&lt;wsp:rsid wsp:val=&quot;00C050F4&quot;/&gt;&lt;wsp:rsid wsp:val=&quot;00C07C6C&quot;/&gt;&lt;wsp:rsid wsp:val=&quot;00C10669&quot;/&gt;&lt;wsp:rsid wsp:val=&quot;00C14E3A&quot;/&gt;&lt;wsp:rsid wsp:val=&quot;00C25CBD&quot;/&gt;&lt;wsp:rsid wsp:val=&quot;00C26846&quot;/&gt;&lt;wsp:rsid wsp:val=&quot;00C32B2C&quot;/&gt;&lt;wsp:rsid wsp:val=&quot;00C33977&quot;/&gt;&lt;wsp:rsid wsp:val=&quot;00C4493F&quot;/&gt;&lt;wsp:rsid wsp:val=&quot;00C47F46&quot;/&gt;&lt;wsp:rsid wsp:val=&quot;00C500D7&quot;/&gt;&lt;wsp:rsid wsp:val=&quot;00C54066&quot;/&gt;&lt;wsp:rsid wsp:val=&quot;00C80950&quot;/&gt;&lt;wsp:rsid wsp:val=&quot;00C81B78&quot;/&gt;&lt;wsp:rsid wsp:val=&quot;00C91956&quot;/&gt;&lt;wsp:rsid wsp:val=&quot;00CA1588&quot;/&gt;&lt;wsp:rsid wsp:val=&quot;00CA1719&quot;/&gt;&lt;wsp:rsid wsp:val=&quot;00CA30EE&quot;/&gt;&lt;wsp:rsid wsp:val=&quot;00CA3286&quot;/&gt;&lt;wsp:rsid wsp:val=&quot;00CB2B40&quot;/&gt;&lt;wsp:rsid wsp:val=&quot;00CB6E3D&quot;/&gt;&lt;wsp:rsid wsp:val=&quot;00CC37D3&quot;/&gt;&lt;wsp:rsid wsp:val=&quot;00CC7DBA&quot;/&gt;&lt;wsp:rsid wsp:val=&quot;00CE4459&quot;/&gt;&lt;wsp:rsid wsp:val=&quot;00CF4077&quot;/&gt;&lt;wsp:rsid wsp:val=&quot;00CF6AA1&quot;/&gt;&lt;wsp:rsid wsp:val=&quot;00D07D91&quot;/&gt;&lt;wsp:rsid wsp:val=&quot;00D23B49&quot;/&gt;&lt;wsp:rsid wsp:val=&quot;00D36B1A&quot;/&gt;&lt;wsp:rsid wsp:val=&quot;00D410D5&quot;/&gt;&lt;wsp:rsid wsp:val=&quot;00D826EB&quot;/&gt;&lt;wsp:rsid wsp:val=&quot;00D86C02&quot;/&gt;&lt;wsp:rsid wsp:val=&quot;00D90457&quot;/&gt;&lt;wsp:rsid wsp:val=&quot;00D976B9&quot;/&gt;&lt;wsp:rsid wsp:val=&quot;00DB27BB&quot;/&gt;&lt;wsp:rsid wsp:val=&quot;00DB43FB&quot;/&gt;&lt;wsp:rsid wsp:val=&quot;00DB5323&quot;/&gt;&lt;wsp:rsid wsp:val=&quot;00DC44FF&quot;/&gt;&lt;wsp:rsid wsp:val=&quot;00DD0617&quot;/&gt;&lt;wsp:rsid wsp:val=&quot;00DD2B33&quot;/&gt;&lt;wsp:rsid wsp:val=&quot;00DD5719&quot;/&gt;&lt;wsp:rsid wsp:val=&quot;00DD5F92&quot;/&gt;&lt;wsp:rsid wsp:val=&quot;00DD7503&quot;/&gt;&lt;wsp:rsid wsp:val=&quot;00DE4FF1&quot;/&gt;&lt;wsp:rsid wsp:val=&quot;00E26266&quot;/&gt;&lt;wsp:rsid wsp:val=&quot;00E263F1&quot;/&gt;&lt;wsp:rsid wsp:val=&quot;00E269E7&quot;/&gt;&lt;wsp:rsid wsp:val=&quot;00E532A1&quot;/&gt;&lt;wsp:rsid wsp:val=&quot;00E57E6A&quot;/&gt;&lt;wsp:rsid wsp:val=&quot;00E60D9B&quot;/&gt;&lt;wsp:rsid wsp:val=&quot;00E71BF8&quot;/&gt;&lt;wsp:rsid wsp:val=&quot;00E77CBA&quot;/&gt;&lt;wsp:rsid wsp:val=&quot;00E80906&quot;/&gt;&lt;wsp:rsid wsp:val=&quot;00E825E8&quot;/&gt;&lt;wsp:rsid wsp:val=&quot;00E8454C&quot;/&gt;&lt;wsp:rsid wsp:val=&quot;00E907B7&quot;/&gt;&lt;wsp:rsid wsp:val=&quot;00E90E34&quot;/&gt;&lt;wsp:rsid wsp:val=&quot;00E94A5E&quot;/&gt;&lt;wsp:rsid wsp:val=&quot;00EA6301&quot;/&gt;&lt;wsp:rsid wsp:val=&quot;00EA673A&quot;/&gt;&lt;wsp:rsid wsp:val=&quot;00EC7DF5&quot;/&gt;&lt;wsp:rsid wsp:val=&quot;00ED11D8&quot;/&gt;&lt;wsp:rsid wsp:val=&quot;00ED166E&quot;/&gt;&lt;wsp:rsid wsp:val=&quot;00ED3A63&quot;/&gt;&lt;wsp:rsid wsp:val=&quot;00ED424E&quot;/&gt;&lt;wsp:rsid wsp:val=&quot;00ED45B3&quot;/&gt;&lt;wsp:rsid wsp:val=&quot;00ED47F1&quot;/&gt;&lt;wsp:rsid wsp:val=&quot;00EE72A6&quot;/&gt;&lt;wsp:rsid wsp:val=&quot;00EF2C91&quot;/&gt;&lt;wsp:rsid wsp:val=&quot;00EF78EE&quot;/&gt;&lt;wsp:rsid wsp:val=&quot;00F02137&quot;/&gt;&lt;wsp:rsid wsp:val=&quot;00F02E20&quot;/&gt;&lt;wsp:rsid wsp:val=&quot;00F10895&quot;/&gt;&lt;wsp:rsid wsp:val=&quot;00F15354&quot;/&gt;&lt;wsp:rsid wsp:val=&quot;00F33F31&quot;/&gt;&lt;wsp:rsid wsp:val=&quot;00F46ACE&quot;/&gt;&lt;wsp:rsid wsp:val=&quot;00F50781&quot;/&gt;&lt;wsp:rsid wsp:val=&quot;00F5099B&quot;/&gt;&lt;wsp:rsid wsp:val=&quot;00F53512&quot;/&gt;&lt;wsp:rsid wsp:val=&quot;00F54A73&quot;/&gt;&lt;wsp:rsid wsp:val=&quot;00F54D46&quot;/&gt;&lt;wsp:rsid wsp:val=&quot;00F56B07&quot;/&gt;&lt;wsp:rsid wsp:val=&quot;00F621F2&quot;/&gt;&lt;wsp:rsid wsp:val=&quot;00F62C19&quot;/&gt;&lt;wsp:rsid wsp:val=&quot;00F85937&quot;/&gt;&lt;wsp:rsid wsp:val=&quot;00FA507C&quot;/&gt;&lt;wsp:rsid wsp:val=&quot;00FA50CC&quot;/&gt;&lt;wsp:rsid wsp:val=&quot;00FA5796&quot;/&gt;&lt;wsp:rsid wsp:val=&quot;00FD3A89&quot;/&gt;&lt;wsp:rsid wsp:val=&quot;00FD49A4&quot;/&gt;&lt;wsp:rsid wsp:val=&quot;00FD5480&quot;/&gt;&lt;wsp:rsid wsp:val=&quot;00FE1857&quot;/&gt;&lt;wsp:rsid wsp:val=&quot;00FE3949&quot;/&gt;&lt;wsp:rsid wsp:val=&quot;00FF3E34&quot;/&gt;&lt;wsp:rsid wsp:val=&quot;00FF7C2B&quot;/&gt;&lt;wsp:rsid wsp:val=&quot;00FF7FF3&quot;/&gt;&lt;/wsp:rsids&gt;&lt;/w:docPr&gt;&lt;w:body&gt;&lt;w:p wsp:rsidR=&quot;00000000&quot; wsp:rsidRDefault=&quot;00595179&quot;&gt;&lt;m:oMathPara&gt;&lt;m:oMath&gt;&lt;m:r&gt;&lt;m:rPr&gt;&lt;m:sty m:val=&quot;p&quot;/&gt;&lt;/m:rPr&gt;&lt;w:rPr&gt;&lt;w:rFonts w:ascii=&quot;Cambria Math&quot; w:h-ansi=&quot;Cambria Math&quot;/&gt;&lt;wx:font wx:val=&quot;Cambria Math&quot;/&gt;&lt;w:sz-cs w:val=&quot;22&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1" o:title="" chromakey="white"/>
          </v:shape>
        </w:pict>
      </w:r>
      <w:r w:rsidRPr="004019A4">
        <w:rPr>
          <w:szCs w:val="22"/>
        </w:rPr>
        <w:t xml:space="preserve"> ranges from </w:t>
      </w:r>
      <m:oMath>
        <m:r>
          <m:rPr>
            <m:sty m:val="p"/>
          </m:rPr>
          <w:rPr>
            <w:rFonts w:ascii="Cambria Math" w:hAnsi="Cambria Math"/>
            <w:szCs w:val="22"/>
          </w:rPr>
          <m:t>n = -N/2, -N/2+1,..., -1,1, 2,...,N/2</m:t>
        </m:r>
      </m:oMath>
      <w:r w:rsidRPr="004019A4">
        <w:rPr>
          <w:szCs w:val="22"/>
        </w:rPr>
        <w:t xml:space="preserve"> </w:t>
      </w:r>
      <w:r>
        <w:rPr>
          <w:szCs w:val="22"/>
        </w:rPr>
        <w:t>whereas</w:t>
      </w:r>
      <w:r w:rsidRPr="004019A4">
        <w:rPr>
          <w:szCs w:val="22"/>
        </w:rPr>
        <w:t xml:space="preserve"> in the uplink </w:t>
      </w:r>
      <m:oMath>
        <m:r>
          <m:rPr>
            <m:sty m:val="p"/>
          </m:rPr>
          <w:rPr>
            <w:rFonts w:ascii="Cambria Math" w:hAnsi="Cambria Math"/>
            <w:szCs w:val="22"/>
          </w:rPr>
          <m:t>n = -N/2, -N/2+1,..., -1,0,1, 2,...,N/2-1</m:t>
        </m:r>
      </m:oMath>
      <w:r w:rsidRPr="004019A4">
        <w:rPr>
          <w:szCs w:val="22"/>
        </w:rPr>
        <w:t>, hence in the downlink there is no DC component.</w:t>
      </w:r>
      <w:r>
        <w:rPr>
          <w:szCs w:val="22"/>
        </w:rPr>
        <w:t xml:space="preserve"> </w:t>
      </w:r>
      <w:r>
        <w:t xml:space="preserve">It can be seen from </w:t>
      </w:r>
      <w:r w:rsidR="00B22FB0">
        <w:fldChar w:fldCharType="begin"/>
      </w:r>
      <w:r>
        <w:instrText xml:space="preserve"> REF _Ref348362771 \h </w:instrText>
      </w:r>
      <w:r w:rsidR="00B22FB0">
        <w:fldChar w:fldCharType="separate"/>
      </w:r>
      <w:r>
        <w:t xml:space="preserve">Figure </w:t>
      </w:r>
      <w:r>
        <w:rPr>
          <w:noProof/>
        </w:rPr>
        <w:t>4</w:t>
      </w:r>
      <w:r w:rsidR="00B22FB0">
        <w:fldChar w:fldCharType="end"/>
      </w:r>
      <w:r>
        <w:t xml:space="preserve"> that the frequency shifted rectangular pluses do no interfere with each other</w:t>
      </w:r>
      <w:r>
        <w:rPr>
          <w:szCs w:val="22"/>
        </w:rPr>
        <w:t xml:space="preserve">, </w:t>
      </w:r>
      <w:r>
        <w:t>Inter symbol interfere</w:t>
      </w:r>
      <w:ins w:id="49" w:author="IPWireless" w:date="2013-03-06T17:29:00Z">
        <w:r>
          <w:t>nce</w:t>
        </w:r>
      </w:ins>
      <w:r>
        <w:t xml:space="preserve"> can be made arbitrarily small through the selection of N. Hence the channel appears to have a fixed frequency response of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 xml:space="preserve"> k=0,1,…,N-1</m:t>
        </m:r>
      </m:oMath>
      <w:r>
        <w:t xml:space="preserve">. </w:t>
      </w:r>
    </w:p>
    <w:p w:rsidR="00C06E26" w:rsidRDefault="00073B72" w:rsidP="006317B2">
      <w:r>
        <w:rPr>
          <w:noProof/>
          <w:lang w:eastAsia="en-GB"/>
        </w:rPr>
        <w:lastRenderedPageBreak/>
        <w:drawing>
          <wp:inline distT="0" distB="0" distL="0" distR="0">
            <wp:extent cx="6184900" cy="4598035"/>
            <wp:effectExtent l="0" t="0" r="0" b="0"/>
            <wp:docPr id="1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6184900" cy="4598035"/>
                    </a:xfrm>
                    <a:prstGeom prst="rect">
                      <a:avLst/>
                    </a:prstGeom>
                    <a:noFill/>
                    <a:ln w="9525">
                      <a:noFill/>
                      <a:miter lim="800000"/>
                      <a:headEnd/>
                      <a:tailEnd/>
                    </a:ln>
                  </pic:spPr>
                </pic:pic>
              </a:graphicData>
            </a:graphic>
          </wp:inline>
        </w:drawing>
      </w:r>
    </w:p>
    <w:p w:rsidR="00C06E26" w:rsidRDefault="00C06E26" w:rsidP="00FD5480">
      <w:pPr>
        <w:pStyle w:val="Caption"/>
      </w:pPr>
      <w:bookmarkStart w:id="50" w:name="_Ref348362771"/>
      <w:bookmarkStart w:id="51" w:name="_Toc348948543"/>
      <w:r>
        <w:t xml:space="preserve">Figure </w:t>
      </w:r>
      <w:fldSimple w:instr=" SEQ Figure \* ARABIC ">
        <w:r>
          <w:rPr>
            <w:noProof/>
          </w:rPr>
          <w:t>4</w:t>
        </w:r>
      </w:fldSimple>
      <w:bookmarkEnd w:id="50"/>
      <w:r>
        <w:t>-Frequency Shifted Rectangular Filter</w:t>
      </w:r>
      <w:bookmarkEnd w:id="51"/>
    </w:p>
    <w:p w:rsidR="00C06E26" w:rsidRPr="00726587" w:rsidRDefault="00C06E26" w:rsidP="0044100C">
      <w:pPr>
        <w:pStyle w:val="BodyText"/>
      </w:pPr>
      <w:r>
        <w:lastRenderedPageBreak/>
        <w:t xml:space="preserve">For a given modulation scheme there are </w:t>
      </w:r>
      <m:oMath>
        <m:r>
          <w:rPr>
            <w:rFonts w:ascii="Cambria Math" w:hAnsi="Cambria Math"/>
          </w:rPr>
          <m:t>k</m:t>
        </m:r>
      </m:oMath>
      <w:r>
        <w:t xml:space="preserve"> number of bits per symbol, where </w:t>
      </w:r>
      <m:oMath>
        <m:r>
          <w:rPr>
            <w:rFonts w:ascii="Cambria Math" w:hAnsi="Cambria Math"/>
          </w:rPr>
          <m:t>k</m:t>
        </m:r>
      </m:oMath>
      <w:r>
        <w:t xml:space="preserve"> number of bits are mapped to </w:t>
      </w:r>
      <m:oMath>
        <m:r>
          <w:rPr>
            <w:rFonts w:ascii="Cambria Math" w:hAnsi="Cambria Math"/>
          </w:rPr>
          <m:t>N</m:t>
        </m:r>
      </m:oMath>
      <w:r>
        <w:t xml:space="preserve"> Sub Carriers, therefore a given OFDM symbol transmits </w:t>
      </w:r>
      <m:oMath>
        <m:r>
          <w:rPr>
            <w:rFonts w:ascii="Cambria Math" w:hAnsi="Cambria Math"/>
          </w:rPr>
          <m:t>k×N</m:t>
        </m:r>
      </m:oMath>
      <w:r>
        <w:t xml:space="preserve"> bits. The OFDM symbol is defined by Equation </w:t>
      </w:r>
      <w:r w:rsidR="00B22FB0">
        <w:fldChar w:fldCharType="begin"/>
      </w:r>
      <w:r>
        <w:instrText xml:space="preserve"> REF OFDMSymbol \r \h </w:instrText>
      </w:r>
      <w:r w:rsidR="00B22FB0">
        <w:fldChar w:fldCharType="separate"/>
      </w:r>
      <w:r>
        <w:t>1.1</w:t>
      </w:r>
      <w:r w:rsidR="00B22FB0">
        <w:fldChar w:fldCharType="end"/>
      </w:r>
      <w:r>
        <w:t xml:space="preserve"> and hence is the summation of all the time domain sequences and the duration of the OFDM symbol is </w:t>
      </w:r>
      <m:oMath>
        <m:r>
          <w:rPr>
            <w:rFonts w:ascii="Cambria Math" w:hAnsi="Cambria Math"/>
          </w:rPr>
          <m:t>T=</m:t>
        </m:r>
        <m:f>
          <m:fPr>
            <m:type m:val="lin"/>
            <m:ctrlPr>
              <w:rPr>
                <w:rFonts w:ascii="Cambria Math" w:hAnsi="Cambria Math"/>
                <w:i/>
              </w:rPr>
            </m:ctrlPr>
          </m:fPr>
          <m:num>
            <m:r>
              <w:rPr>
                <w:rFonts w:ascii="Cambria Math" w:hAnsi="Cambria Math"/>
              </w:rPr>
              <m:t>1</m:t>
            </m:r>
          </m:num>
          <m:den>
            <m:r>
              <w:rPr>
                <w:rFonts w:ascii="Cambria Math" w:hAnsi="Cambria Math"/>
              </w:rPr>
              <m:t>∆f</m:t>
            </m:r>
          </m:den>
        </m:f>
      </m:oMath>
      <w:r>
        <w:t xml:space="preserve">. If we define the number of sub-carriers to be equal to 300 and </w:t>
      </w:r>
      <m:oMath>
        <m:r>
          <w:rPr>
            <w:rFonts w:ascii="Cambria Math" w:hAnsi="Cambria Math"/>
          </w:rPr>
          <m:t>∆f=15kHz</m:t>
        </m:r>
      </m:oMath>
      <w:r>
        <w:t xml:space="preserve"> then the left hand side model of </w:t>
      </w:r>
      <w:r w:rsidR="00B22FB0">
        <w:fldChar w:fldCharType="begin"/>
      </w:r>
      <w:r>
        <w:instrText xml:space="preserve"> REF _Ref348366996 \h </w:instrText>
      </w:r>
      <w:r w:rsidR="00B22FB0">
        <w:fldChar w:fldCharType="separate"/>
      </w:r>
      <w:r>
        <w:t xml:space="preserve">Figure </w:t>
      </w:r>
      <w:r>
        <w:rPr>
          <w:noProof/>
        </w:rPr>
        <w:t>5</w:t>
      </w:r>
      <w:r w:rsidR="00B22FB0">
        <w:fldChar w:fldCharType="end"/>
      </w:r>
      <w:r>
        <w:t xml:space="preserve"> shows that the number of symbols in the frequency domain is equal to the Number of carriers. In order to obtain the modulated OFDM symbol in the time domain the inverse Discrete Fourier Transform is used. Firstly to benefit from an FFT implementation the number of IDFT or DFT points should be an integer power of 2. Secondly the frequency domain is fully occupied and therefore the time domain representation is a T-space model where the synchronisation between the transmitter and receiver would have to be perfect in order to recover the transmitted symbol. In addition a narrow pulse has a wide frequency response due to the large number of frequency components, hence then bandwidth for a simple T space model is large, as bandwidth is expensive this is not ideal. Hence </w:t>
      </w:r>
      <w:del w:id="52" w:author="IPWireless" w:date="2013-03-06T17:32:00Z">
        <w:r w:rsidDel="0044100C">
          <w:delText xml:space="preserve">an </w:delText>
        </w:r>
      </w:del>
      <w:r>
        <w:t>oversampling is required, which is an additional complication in order to achieve and ISI free filter design. Given a bandwidth of 5MHz and a</w:t>
      </w:r>
      <w:ins w:id="53" w:author="IPWireless" w:date="2013-03-06T17:32:00Z">
        <w:r>
          <w:t>n</w:t>
        </w:r>
      </w:ins>
      <w:r>
        <w:t xml:space="preserve"> occupied bandwidth of 4.5MHz a Raised cosine filter with a roll off of </w:t>
      </w:r>
      <m:oMath>
        <m:d>
          <m:dPr>
            <m:ctrlPr>
              <w:rPr>
                <w:rFonts w:ascii="Cambria Math" w:hAnsi="Cambria Math"/>
                <w:i/>
              </w:rPr>
            </m:ctrlPr>
          </m:dPr>
          <m:e>
            <m:f>
              <m:fPr>
                <m:type m:val="lin"/>
                <m:ctrlPr>
                  <w:rPr>
                    <w:rFonts w:ascii="Cambria Math" w:hAnsi="Cambria Math"/>
                    <w:i/>
                  </w:rPr>
                </m:ctrlPr>
              </m:fPr>
              <m:num>
                <m:r>
                  <w:rPr>
                    <w:rFonts w:ascii="Cambria Math" w:hAnsi="Cambria Math"/>
                  </w:rPr>
                  <m:t>5</m:t>
                </m:r>
              </m:num>
              <m:den>
                <m:r>
                  <w:rPr>
                    <w:rFonts w:ascii="Cambria Math" w:hAnsi="Cambria Math"/>
                  </w:rPr>
                  <m:t>4.5</m:t>
                </m:r>
              </m:den>
            </m:f>
          </m:e>
        </m:d>
        <m:r>
          <w:rPr>
            <w:rFonts w:ascii="Cambria Math" w:hAnsi="Cambria Math"/>
          </w:rPr>
          <m:t xml:space="preserve"> = 0.111</m:t>
        </m:r>
      </m:oMath>
      <w:r>
        <w:t xml:space="preserve"> is required.  As shown in task three a low roll of</w:t>
      </w:r>
      <w:ins w:id="54" w:author="IPWireless" w:date="2013-03-06T17:32:00Z">
        <w:r>
          <w:t>f</w:t>
        </w:r>
      </w:ins>
      <w:r>
        <w:t xml:space="preserve"> requires a more complex filter design as the number of taps increase and alpha decrease.  Instead the implementation shown on the right hand side of </w:t>
      </w:r>
      <w:r w:rsidR="00B22FB0">
        <w:fldChar w:fldCharType="begin"/>
      </w:r>
      <w:r>
        <w:instrText xml:space="preserve"> REF _Ref348366996 \h </w:instrText>
      </w:r>
      <w:r w:rsidR="00B22FB0">
        <w:fldChar w:fldCharType="separate"/>
      </w:r>
      <w:r>
        <w:t xml:space="preserve">Figure </w:t>
      </w:r>
      <w:r>
        <w:rPr>
          <w:noProof/>
        </w:rPr>
        <w:t>5</w:t>
      </w:r>
      <w:r w:rsidR="00B22FB0">
        <w:fldChar w:fldCharType="end"/>
      </w:r>
      <w:r>
        <w:t xml:space="preserve"> can be utilised to achieve the required results.  Where the number of IDFT points is a integer power of 2 i.e. 512, the outer sub-carriers contain zero energy meaning that frequency domain is not fully occupied and therefore the time domain response is that of an oversampled system.</w:t>
      </w:r>
    </w:p>
    <w:p w:rsidR="00C06E26" w:rsidRDefault="00073B72" w:rsidP="006317B2">
      <w:r>
        <w:pict>
          <v:group id="_x0000_s1051" editas="canvas" style="width:468pt;height:121.05pt;mso-position-horizontal-relative:char;mso-position-vertical-relative:line" coordorigin="1440,2941" coordsize="9360,2421">
            <o:lock v:ext="edit" aspectratio="t"/>
            <v:shape id="_x0000_s1052" type="#_x0000_t75" style="position:absolute;left:1440;top:2941;width:9360;height:2421" o:preferrelative="f">
              <v:fill o:detectmouseclick="t"/>
              <v:path o:extrusionok="t" o:connecttype="none"/>
              <o:lock v:ext="edit" text="t"/>
            </v:shape>
            <v:shape id="_x0000_s1053" type="#_x0000_t32" style="position:absolute;left:7077;top:3364;width:1;height:1462" o:connectortype="straight"/>
            <v:shape id="_x0000_s1054" type="#_x0000_t32" style="position:absolute;left:7125;top:3364;width:1;height:1462" o:connectortype="straight"/>
            <v:shape id="_x0000_s1055" type="#_x0000_t32" style="position:absolute;left:6500;top:4839;width:2189;height:1" o:connectortype="straight"/>
            <v:shape id="_x0000_s1056" type="#_x0000_t32" style="position:absolute;left:7173;top:3366;width:1;height:1462" o:connectortype="straight"/>
            <v:shape id="_x0000_s1057" type="#_x0000_t32" style="position:absolute;left:7221;top:3364;width:1;height:1462" o:connectortype="straight"/>
            <v:shape id="_x0000_s1058" type="#_x0000_t32" style="position:absolute;left:7268;top:3366;width:1;height:1462" o:connectortype="straight"/>
            <v:shape id="_x0000_s1059" type="#_x0000_t32" style="position:absolute;left:7316;top:3368;width:1;height:1462" o:connectortype="straight"/>
            <v:shape id="_x0000_s1060" type="#_x0000_t32" style="position:absolute;left:7364;top:3366;width:1;height:1462" o:connectortype="straight"/>
            <v:shape id="_x0000_s1061" type="#_x0000_t32" style="position:absolute;left:7412;top:3364;width:1;height:1462" o:connectortype="straight"/>
            <v:shape id="_x0000_s1062" type="#_x0000_t32" style="position:absolute;left:7460;top:3366;width:1;height:1462" o:connectortype="straight"/>
            <v:shape id="_x0000_s1063" type="#_x0000_t32" style="position:absolute;left:7508;top:3364;width:1;height:1462" o:connectortype="straight"/>
            <v:shape id="_x0000_s1064" type="#_x0000_t32" style="position:absolute;left:7555;top:3366;width:1;height:1462" o:connectortype="straight"/>
            <v:shape id="_x0000_s1065" type="#_x0000_t32" style="position:absolute;left:7603;top:3368;width:1;height:1462" o:connectortype="straight"/>
            <v:shape id="_x0000_s1066" type="#_x0000_t32" style="position:absolute;left:7651;top:3366;width:1;height:1462" o:connectortype="straight"/>
            <v:shape id="_x0000_s1067" type="#_x0000_t32" style="position:absolute;left:7693;top:4190;width:245;height:1" o:connectortype="straight">
              <v:stroke dashstyle="1 1" endarrow="block" endarrowwidth="narrow" endarrowlength="short"/>
            </v:shape>
            <v:shape id="_x0000_s1068" type="#_x0000_t32" style="position:absolute;left:7938;top:3367;width:1;height:1462" o:connectortype="straight"/>
            <v:shape id="_x0000_s1069" type="#_x0000_t32" style="position:absolute;left:7986;top:3367;width:1;height:1462" o:connectortype="straight"/>
            <v:shape id="_x0000_s1070" type="#_x0000_t32" style="position:absolute;left:8034;top:3369;width:1;height:1462" o:connectortype="straight"/>
            <v:shape id="_x0000_s1071" type="#_x0000_t32" style="position:absolute;left:8082;top:3367;width:1;height:1462" o:connectortype="straight"/>
            <v:shape id="_x0000_s1072" type="#_x0000_t32" style="position:absolute;left:8129;top:3369;width:1;height:1462" o:connectortype="straight"/>
            <v:shape id="_x0000_s1073" type="#_x0000_t32" style="position:absolute;left:8177;top:3371;width:1;height:1462" o:connectortype="straight"/>
            <v:oval id="_x0000_s1074" style="position:absolute;left:6983;top:4795;width:71;height:71;flip:x" fillcolor="black" strokeweight="0"/>
            <v:oval id="_x0000_s1075" style="position:absolute;left:6907;top:4795;width:71;height:71;flip:x" fillcolor="black" strokeweight="0"/>
            <v:oval id="_x0000_s1076" style="position:absolute;left:6836;top:4795;width:71;height:71;flip:x" fillcolor="black" strokeweight="0"/>
            <v:oval id="_x0000_s1077" style="position:absolute;left:6765;top:4795;width:71;height:71;flip:x" fillcolor="black" strokeweight="0"/>
            <v:oval id="_x0000_s1078" style="position:absolute;left:6694;top:4795;width:71;height:71;flip:x" fillcolor="black" strokeweight="0"/>
            <v:oval id="_x0000_s1079" style="position:absolute;left:6623;top:4795;width:71;height:71;flip:x" fillcolor="black" strokeweight="0"/>
            <v:oval id="_x0000_s1080" style="position:absolute;left:8538;top:4795;width:71;height:71;flip:x" fillcolor="black" strokeweight="0"/>
            <v:oval id="_x0000_s1081" style="position:absolute;left:8462;top:4795;width:71;height:71;flip:x" fillcolor="black" strokeweight="0"/>
            <v:oval id="_x0000_s1082" style="position:absolute;left:8391;top:4795;width:71;height:71;flip:x" fillcolor="black" strokeweight="0"/>
            <v:oval id="_x0000_s1083" style="position:absolute;left:8320;top:4795;width:71;height:71;flip:x" fillcolor="black" strokeweight="0"/>
            <v:oval id="_x0000_s1084" style="position:absolute;left:8249;top:4795;width:71;height:71;flip:x" fillcolor="black" strokeweight="0"/>
            <v:oval id="_x0000_s1085" style="position:absolute;left:8178;top:4795;width:71;height:71;flip:x" fillcolor="black" strokeweight="0"/>
            <v:shape id="_x0000_s1086" type="#_x0000_t32" style="position:absolute;left:4229;top:3364;width:1;height:1462" o:connectortype="straight"/>
            <v:shape id="_x0000_s1087" type="#_x0000_t32" style="position:absolute;left:4277;top:3364;width:1;height:1462" o:connectortype="straight"/>
            <v:shape id="_x0000_s1088" type="#_x0000_t32" style="position:absolute;left:3652;top:4839;width:2189;height:1" o:connectortype="straight"/>
            <v:shape id="_x0000_s1089" type="#_x0000_t32" style="position:absolute;left:4325;top:3366;width:1;height:1462" o:connectortype="straight"/>
            <v:shape id="_x0000_s1090" type="#_x0000_t32" style="position:absolute;left:4373;top:3364;width:1;height:1462" o:connectortype="straight"/>
            <v:shape id="_x0000_s1091" type="#_x0000_t32" style="position:absolute;left:4420;top:3366;width:1;height:1462" o:connectortype="straight"/>
            <v:shape id="_x0000_s1092" type="#_x0000_t32" style="position:absolute;left:4468;top:3368;width:1;height:1462" o:connectortype="straight"/>
            <v:shape id="_x0000_s1093" type="#_x0000_t32" style="position:absolute;left:4516;top:3366;width:1;height:1462" o:connectortype="straight"/>
            <v:shape id="_x0000_s1094" type="#_x0000_t32" style="position:absolute;left:4564;top:3364;width:1;height:1462" o:connectortype="straight"/>
            <v:shape id="_x0000_s1095" type="#_x0000_t32" style="position:absolute;left:4612;top:3366;width:1;height:1462" o:connectortype="straight"/>
            <v:shape id="_x0000_s1096" type="#_x0000_t32" style="position:absolute;left:4660;top:3364;width:1;height:1462" o:connectortype="straight"/>
            <v:shape id="_x0000_s1097" type="#_x0000_t32" style="position:absolute;left:4707;top:3366;width:1;height:1462" o:connectortype="straight"/>
            <v:shape id="_x0000_s1098" type="#_x0000_t32" style="position:absolute;left:4755;top:3368;width:1;height:1462" o:connectortype="straight"/>
            <v:shape id="_x0000_s1099" type="#_x0000_t32" style="position:absolute;left:4803;top:3366;width:1;height:1462" o:connectortype="straight"/>
            <v:shape id="_x0000_s1100" type="#_x0000_t32" style="position:absolute;left:4845;top:4190;width:245;height:1" o:connectortype="straight">
              <v:stroke dashstyle="1 1" endarrow="block" endarrowwidth="narrow" endarrowlength="short"/>
            </v:shape>
            <v:shape id="_x0000_s1101" type="#_x0000_t32" style="position:absolute;left:5090;top:3367;width:1;height:1462" o:connectortype="straight"/>
            <v:shape id="_x0000_s1102" type="#_x0000_t32" style="position:absolute;left:5138;top:3367;width:1;height:1462" o:connectortype="straight"/>
            <v:shape id="_x0000_s1103" type="#_x0000_t32" style="position:absolute;left:5186;top:3369;width:1;height:1462" o:connectortype="straight"/>
            <v:shape id="_x0000_s1104" type="#_x0000_t32" style="position:absolute;left:5234;top:3367;width:1;height:1462" o:connectortype="straight"/>
            <v:shape id="_x0000_s1105" type="#_x0000_t32" style="position:absolute;left:5281;top:3369;width:1;height:1462" o:connectortype="straight"/>
            <v:shape id="_x0000_s1106" type="#_x0000_t32" style="position:absolute;left:5329;top:3371;width:1;height:1462" o:connectortype="straight"/>
            <v:shape id="_x0000_s1107" type="#_x0000_t32" style="position:absolute;left:3896;top:3368;width:1;height:1462" o:connectortype="straight"/>
            <v:shape id="_x0000_s1108" type="#_x0000_t32" style="position:absolute;left:3944;top:3368;width:1;height:1462" o:connectortype="straight"/>
            <v:shape id="_x0000_s1109" type="#_x0000_t32" style="position:absolute;left:3992;top:3370;width:1;height:1462" o:connectortype="straight"/>
            <v:shape id="_x0000_s1110" type="#_x0000_t32" style="position:absolute;left:4040;top:3368;width:1;height:1462" o:connectortype="straight"/>
            <v:shape id="_x0000_s1111" type="#_x0000_t32" style="position:absolute;left:4087;top:3370;width:1;height:1462" o:connectortype="straight"/>
            <v:shape id="_x0000_s1112" type="#_x0000_t32" style="position:absolute;left:4135;top:3372;width:1;height:1462" o:connectortype="straight"/>
            <v:shape id="_x0000_s1113" type="#_x0000_t32" style="position:absolute;left:4183;top:3370;width:1;height:1462" o:connectortype="straight"/>
            <v:shape id="_x0000_s1114" type="#_x0000_t32" style="position:absolute;left:5379;top:3366;width:1;height:1462" o:connectortype="straight"/>
            <v:shape id="_x0000_s1115" type="#_x0000_t32" style="position:absolute;left:5427;top:3368;width:1;height:1462" o:connectortype="straight"/>
            <v:shape id="_x0000_s1116" type="#_x0000_t32" style="position:absolute;left:5475;top:3366;width:1;height:1462" o:connectortype="straight"/>
            <v:shape id="_x0000_s1117" type="#_x0000_t32" style="position:absolute;left:5522;top:3368;width:1;height:1462" o:connectortype="straight"/>
            <v:shape id="_x0000_s1118" type="#_x0000_t32" style="position:absolute;left:5570;top:3370;width:1;height:1462" o:connectortype="straight"/>
            <v:shape id="_x0000_s1119" type="#_x0000_t202" style="position:absolute;left:3875;top:2949;width:1853;height:457" filled="f" stroked="f">
              <v:textbox>
                <w:txbxContent>
                  <w:p w:rsidR="00C06E26" w:rsidRDefault="00073B72" w:rsidP="00726587">
                    <m:oMathPara>
                      <m:oMath>
                        <m:sSub>
                          <m:sSubPr>
                            <m:ctrlPr>
                              <w:rPr>
                                <w:rFonts w:ascii="Cambria Math" w:hAnsi="Cambria Math"/>
                                <w:i/>
                              </w:rPr>
                            </m:ctrlPr>
                          </m:sSubPr>
                          <m:e>
                            <m:r>
                              <w:rPr>
                                <w:rFonts w:ascii="Cambria Math" w:hAnsi="Cambria Math"/>
                              </w:rPr>
                              <m:t>N</m:t>
                            </m:r>
                          </m:e>
                          <m:sub>
                            <m:r>
                              <w:rPr>
                                <w:rFonts w:ascii="Cambria Math" w:hAnsi="Cambria Math"/>
                              </w:rPr>
                              <m:t>Symbols</m:t>
                            </m:r>
                          </m:sub>
                        </m:sSub>
                        <m:r>
                          <w:rPr>
                            <w:rFonts w:ascii="Cambria Math" w:hAnsi="Cambria Math"/>
                          </w:rPr>
                          <m:t>= 300</m:t>
                        </m:r>
                      </m:oMath>
                    </m:oMathPara>
                  </w:p>
                </w:txbxContent>
              </v:textbox>
            </v:shape>
            <v:shape id="_x0000_s1120" type="#_x0000_t202" style="position:absolute;left:6161;top:2941;width:3881;height:457" filled="f" stroked="f">
              <v:textbox>
                <w:txbxContent>
                  <w:p w:rsidR="00C06E26" w:rsidRDefault="00073B72" w:rsidP="00726587">
                    <m:oMathPara>
                      <m:oMath>
                        <m:sSub>
                          <m:sSubPr>
                            <m:ctrlPr>
                              <w:rPr>
                                <w:rFonts w:ascii="Cambria Math" w:hAnsi="Cambria Math"/>
                                <w:i/>
                              </w:rPr>
                            </m:ctrlPr>
                          </m:sSubPr>
                          <m:e>
                            <m:r>
                              <w:rPr>
                                <w:rFonts w:ascii="Cambria Math" w:hAnsi="Cambria Math"/>
                              </w:rPr>
                              <m:t>N</m:t>
                            </m:r>
                          </m:e>
                          <m:sub>
                            <m:r>
                              <w:rPr>
                                <w:rFonts w:ascii="Cambria Math" w:hAnsi="Cambria Math"/>
                              </w:rPr>
                              <m:t>Symbols</m:t>
                            </m:r>
                          </m:sub>
                        </m:sSub>
                        <m:r>
                          <w:rPr>
                            <w:rFonts w:ascii="Cambria Math" w:hAnsi="Cambria Math"/>
                          </w:rPr>
                          <m:t>= 300+212 zero Padding</m:t>
                        </m:r>
                      </m:oMath>
                    </m:oMathPara>
                  </w:p>
                </w:txbxContent>
              </v:textbox>
            </v:shape>
            <v:shape id="_x0000_s1121" type="#_x0000_t202" style="position:absolute;left:5424;top:4832;width:1512;height:390" filled="f" stroked="f">
              <v:textbox style="mso-next-textbox:#_x0000_s1121">
                <w:txbxContent>
                  <w:p w:rsidR="00C06E26" w:rsidRDefault="00073B72" w:rsidP="00726587">
                    <m:oMathPara>
                      <m:oMath>
                        <m:r>
                          <w:rPr>
                            <w:rFonts w:ascii="Cambria Math" w:hAnsi="Cambria Math"/>
                          </w:rPr>
                          <m:t>Frequency</m:t>
                        </m:r>
                      </m:oMath>
                    </m:oMathPara>
                  </w:p>
                </w:txbxContent>
              </v:textbox>
            </v:shape>
            <v:shape id="_x0000_s1122" type="#_x0000_t202" style="position:absolute;left:2311;top:3756;width:1260;height:390" filled="f" stroked="f">
              <v:textbox style="mso-next-textbox:#_x0000_s1122">
                <w:txbxContent>
                  <w:p w:rsidR="00C06E26" w:rsidRDefault="00073B72" w:rsidP="00726587">
                    <m:oMathPara>
                      <m:oMath>
                        <m:r>
                          <w:rPr>
                            <w:rFonts w:ascii="Cambria Math" w:hAnsi="Cambria Math"/>
                          </w:rPr>
                          <m:t>Amplitude</m:t>
                        </m:r>
                      </m:oMath>
                    </m:oMathPara>
                  </w:p>
                </w:txbxContent>
              </v:textbox>
            </v:shape>
            <v:shape id="_x0000_s1123" type="#_x0000_t202" style="position:absolute;left:8357;top:3590;width:2185;height:934" filled="f" stroked="f">
              <v:textbox style="mso-next-textbox:#_x0000_s1123">
                <w:txbxContent>
                  <w:p w:rsidR="00C06E26" w:rsidRPr="00FF7C2B" w:rsidRDefault="00073B72" w:rsidP="00726587">
                    <w:pPr>
                      <w:rPr>
                        <w:rFonts w:ascii="Calibri" w:hAnsi="Calibri"/>
                      </w:rPr>
                    </w:pPr>
                    <m:oMathPara>
                      <m:oMath>
                        <m:r>
                          <w:rPr>
                            <w:rFonts w:ascii="Cambria Math" w:hAnsi="Cambria Math"/>
                          </w:rPr>
                          <m:t>Oversample Rate</m:t>
                        </m:r>
                      </m:oMath>
                    </m:oMathPara>
                  </w:p>
                  <w:p w:rsidR="00C06E26" w:rsidRPr="00FF7C2B" w:rsidRDefault="00073B72" w:rsidP="00726587">
                    <w:pPr>
                      <w:rPr>
                        <w:rFonts w:ascii="Calibri" w:hAnsi="Calibri"/>
                      </w:rPr>
                    </w:pPr>
                    <m:oMathPara>
                      <m:oMath>
                        <m:r>
                          <w:rPr>
                            <w:rFonts w:ascii="Cambria Math" w:hAnsi="Cambria Math"/>
                          </w:rPr>
                          <m:t>512/300</m:t>
                        </m:r>
                      </m:oMath>
                    </m:oMathPara>
                  </w:p>
                  <w:p w:rsidR="00C06E26" w:rsidRPr="00FF7C2B" w:rsidRDefault="00C06E26" w:rsidP="00726587">
                    <w:pPr>
                      <w:rPr>
                        <w:rFonts w:ascii="Calibri" w:hAnsi="Calibri"/>
                      </w:rPr>
                    </w:pPr>
                  </w:p>
                  <w:p w:rsidR="00C06E26" w:rsidRPr="00FF7C2B" w:rsidRDefault="00C06E26" w:rsidP="00726587">
                    <w:pPr>
                      <w:rPr>
                        <w:rFonts w:ascii="Calibri" w:hAnsi="Calibri"/>
                      </w:rPr>
                    </w:pPr>
                  </w:p>
                </w:txbxContent>
              </v:textbox>
            </v:shape>
            <v:shape id="_x0000_s1124" type="#_x0000_t202" style="position:absolute;left:1706;top:3299;width:2093;height:466" filled="f" stroked="f">
              <v:textbox style="mso-next-textbox:#_x0000_s1124">
                <w:txbxContent>
                  <w:p w:rsidR="00C06E26" w:rsidRPr="00FF7C2B" w:rsidRDefault="00073B72" w:rsidP="00726587">
                    <w:pPr>
                      <w:rPr>
                        <w:rFonts w:ascii="Calibri" w:hAnsi="Calibri"/>
                      </w:rPr>
                    </w:pPr>
                    <m:oMathPara>
                      <m:oMath>
                        <m:r>
                          <w:rPr>
                            <w:rFonts w:ascii="Cambria Math" w:hAnsi="Cambria Math"/>
                          </w:rPr>
                          <m:t>T spaced Model</m:t>
                        </m:r>
                      </m:oMath>
                    </m:oMathPara>
                  </w:p>
                  <w:p w:rsidR="00C06E26" w:rsidRPr="00FF7C2B" w:rsidRDefault="00C06E26" w:rsidP="00726587">
                    <w:pPr>
                      <w:rPr>
                        <w:rFonts w:ascii="Calibri" w:hAnsi="Calibri"/>
                      </w:rPr>
                    </w:pPr>
                  </w:p>
                  <w:p w:rsidR="00C06E26" w:rsidRPr="00FF7C2B" w:rsidRDefault="00C06E26" w:rsidP="00726587">
                    <w:pPr>
                      <w:rPr>
                        <w:rFonts w:ascii="Calibri" w:hAnsi="Calibri"/>
                      </w:rPr>
                    </w:pPr>
                  </w:p>
                </w:txbxContent>
              </v:textbox>
            </v:shape>
            <w10:anchorlock/>
          </v:group>
        </w:pict>
      </w:r>
    </w:p>
    <w:p w:rsidR="00C06E26" w:rsidRDefault="00C06E26" w:rsidP="0079117E">
      <w:pPr>
        <w:pStyle w:val="Caption"/>
      </w:pPr>
      <w:bookmarkStart w:id="55" w:name="_Ref348366996"/>
      <w:bookmarkStart w:id="56" w:name="_Toc348948544"/>
      <w:r>
        <w:t xml:space="preserve">Figure </w:t>
      </w:r>
      <w:fldSimple w:instr=" SEQ Figure \* ARABIC ">
        <w:r>
          <w:rPr>
            <w:noProof/>
          </w:rPr>
          <w:t>5</w:t>
        </w:r>
      </w:fldSimple>
      <w:bookmarkEnd w:id="55"/>
      <w:r>
        <w:t>- OFDM - Frequency Domain</w:t>
      </w:r>
      <w:bookmarkEnd w:id="56"/>
    </w:p>
    <w:p w:rsidR="00C06E26" w:rsidRPr="00AC4945" w:rsidRDefault="00C06E26" w:rsidP="00AC4945">
      <w:pPr>
        <w:pStyle w:val="BodyText"/>
      </w:pPr>
      <w:r>
        <w:t xml:space="preserve">The OFDM symbol in the frequency domain can be shown in the form of </w:t>
      </w:r>
      <w:r w:rsidR="00B22FB0">
        <w:fldChar w:fldCharType="begin"/>
      </w:r>
      <w:r>
        <w:instrText xml:space="preserve"> REF _Ref348368930 \h </w:instrText>
      </w:r>
      <w:r w:rsidR="00B22FB0">
        <w:fldChar w:fldCharType="separate"/>
      </w:r>
      <w:r>
        <w:t xml:space="preserve">Figure </w:t>
      </w:r>
      <w:r>
        <w:rPr>
          <w:noProof/>
        </w:rPr>
        <w:t>6</w:t>
      </w:r>
      <w:r w:rsidR="00B22FB0">
        <w:fldChar w:fldCharType="end"/>
      </w:r>
      <w:r>
        <w:t xml:space="preserve"> where the modulated symbols are defined as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sup>
        </m:sSup>
        <m:r>
          <w:rPr>
            <w:rFonts w:ascii="Cambria Math" w:hAnsi="Cambria Math"/>
          </w:rPr>
          <m:t>, k = 1,2,3,...,K</m:t>
        </m:r>
      </m:oMath>
      <w:r>
        <w:t xml:space="preserve"> and the zero padding either side of the vector of symbols is defined as </w:t>
      </w:r>
      <m:oMath>
        <m:f>
          <m:fPr>
            <m:type m:val="lin"/>
            <m:ctrlPr>
              <w:rPr>
                <w:rFonts w:ascii="Cambria Math" w:hAnsi="Cambria Math"/>
                <w:i/>
              </w:rPr>
            </m:ctrlPr>
          </m:fPr>
          <m:num>
            <m:r>
              <w:rPr>
                <w:rFonts w:ascii="Cambria Math" w:hAnsi="Cambria Math"/>
              </w:rPr>
              <m:t>512-k</m:t>
            </m:r>
          </m:num>
          <m:den>
            <m:r>
              <w:rPr>
                <w:rFonts w:ascii="Cambria Math" w:hAnsi="Cambria Math"/>
              </w:rPr>
              <m:t>2</m:t>
            </m:r>
          </m:den>
        </m:f>
      </m:oMath>
      <w:r>
        <w:t xml:space="preserve">. </w:t>
      </w:r>
    </w:p>
    <w:p w:rsidR="00C06E26" w:rsidRDefault="00073B72" w:rsidP="00B468A6">
      <w:pPr>
        <w:pStyle w:val="BodyText"/>
      </w:pPr>
      <w:r>
        <w:pict>
          <v:group id="_x0000_s1125" editas="canvas" style="width:453.25pt;height:59.65pt;mso-position-horizontal-relative:char;mso-position-vertical-relative:line" coordorigin="1440,3094" coordsize="9065,1193">
            <o:lock v:ext="edit" aspectratio="t"/>
            <v:shape id="_x0000_s1126" type="#_x0000_t75" style="position:absolute;left:1440;top:3094;width:9065;height:1193" o:preferrelative="f">
              <v:fill o:detectmouseclick="t"/>
              <v:path o:extrusionok="t" o:connecttype="none"/>
              <o:lock v:ext="edit" text="t"/>
            </v:shape>
            <v:shape id="_x0000_s1127" type="#_x0000_t202" style="position:absolute;left:4898;top:3256;width:2422;height:297">
              <v:textbox style="mso-next-textbox:#_x0000_s1127">
                <w:txbxContent>
                  <w:p w:rsidR="00C06E26" w:rsidRDefault="00C06E26" w:rsidP="00B468A6"/>
                </w:txbxContent>
              </v:textbox>
            </v:shape>
            <v:shape id="_x0000_s1128" type="#_x0000_t202" style="position:absolute;left:7320;top:3256;width:1007;height:297">
              <v:stroke dashstyle="longDash"/>
              <v:textbox style="mso-next-textbox:#_x0000_s1128">
                <w:txbxContent>
                  <w:p w:rsidR="00C06E26" w:rsidRDefault="00C06E26" w:rsidP="00B468A6"/>
                </w:txbxContent>
              </v:textbox>
            </v:shape>
            <v:shape id="_x0000_s1129" type="#_x0000_t202" style="position:absolute;left:3891;top:3256;width:1007;height:297">
              <v:stroke dashstyle="longDash"/>
              <v:textbox style="mso-next-textbox:#_x0000_s1129">
                <w:txbxContent>
                  <w:p w:rsidR="00C06E26" w:rsidRDefault="00C06E26" w:rsidP="00B468A6"/>
                </w:txbxContent>
              </v:textbox>
            </v:shape>
            <v:shape id="_x0000_s1130" type="#_x0000_t202" style="position:absolute;left:5533;top:3194;width:1112;height:457" filled="f" stroked="f">
              <v:textbox style="mso-next-textbox:#_x0000_s1130">
                <w:txbxContent>
                  <w:p w:rsidR="00C06E26" w:rsidRDefault="00073B72" w:rsidP="00B468A6">
                    <m:oMathPara>
                      <m:oMath>
                        <m:r>
                          <w:rPr>
                            <w:rFonts w:ascii="Cambria Math" w:hAnsi="Cambria Math"/>
                          </w:rPr>
                          <m:t>K Symbols</m:t>
                        </m:r>
                      </m:oMath>
                    </m:oMathPara>
                  </w:p>
                </w:txbxContent>
              </v:textbox>
            </v:shape>
            <v:shape id="_x0000_s1131" type="#_x0000_t202" style="position:absolute;left:5310;top:3830;width:1613;height:457" filled="f" stroked="f">
              <v:textbox style="mso-next-textbox:#_x0000_s1131">
                <w:txbxContent>
                  <w:p w:rsidR="00C06E26" w:rsidRDefault="00073B72" w:rsidP="00B468A6">
                    <m:oMathPara>
                      <m:oMath>
                        <m:r>
                          <w:rPr>
                            <w:rFonts w:ascii="Cambria Math" w:hAnsi="Cambria Math"/>
                          </w:rPr>
                          <m:t>Zero Padding</m:t>
                        </m:r>
                      </m:oMath>
                    </m:oMathPara>
                  </w:p>
                </w:txbxContent>
              </v:textbox>
            </v:shape>
            <v:shape id="_x0000_s1132" type="#_x0000_t32" style="position:absolute;left:4395;top:3553;width:915;height:506;flip:x y" o:connectortype="straight">
              <v:stroke endarrow="block"/>
            </v:shape>
            <v:shape id="_x0000_s1133" type="#_x0000_t32" style="position:absolute;left:6923;top:3553;width:901;height:506;flip:y" o:connectortype="straight">
              <v:stroke endarrow="block"/>
            </v:shape>
            <w10:anchorlock/>
          </v:group>
        </w:pict>
      </w:r>
    </w:p>
    <w:p w:rsidR="00C06E26" w:rsidRDefault="00C06E26" w:rsidP="00B468A6">
      <w:pPr>
        <w:pStyle w:val="Caption"/>
      </w:pPr>
      <w:bookmarkStart w:id="57" w:name="_Ref348368930"/>
      <w:bookmarkStart w:id="58" w:name="_Toc348948545"/>
      <w:r>
        <w:t xml:space="preserve">Figure </w:t>
      </w:r>
      <w:fldSimple w:instr=" SEQ Figure \* ARABIC ">
        <w:r>
          <w:rPr>
            <w:noProof/>
          </w:rPr>
          <w:t>6</w:t>
        </w:r>
      </w:fldSimple>
      <w:bookmarkEnd w:id="57"/>
      <w:r>
        <w:t>- OFDM Symbols</w:t>
      </w:r>
      <w:bookmarkEnd w:id="58"/>
    </w:p>
    <w:p w:rsidR="00C06E26" w:rsidRDefault="00C06E26" w:rsidP="009A1F60">
      <w:pPr>
        <w:pStyle w:val="BodyText"/>
      </w:pPr>
    </w:p>
    <w:p w:rsidR="00C06E26" w:rsidRPr="009A1F60" w:rsidRDefault="00C06E26" w:rsidP="009A1F60">
      <w:pPr>
        <w:pStyle w:val="BodyText"/>
      </w:pPr>
      <w:r>
        <w:lastRenderedPageBreak/>
        <w:t xml:space="preserve">Therefore the process for OFDM modulation can be seen in </w:t>
      </w:r>
      <w:r w:rsidR="00B22FB0">
        <w:fldChar w:fldCharType="begin"/>
      </w:r>
      <w:r>
        <w:instrText xml:space="preserve"> REF _Ref348371589 \h </w:instrText>
      </w:r>
      <w:r w:rsidR="00B22FB0">
        <w:fldChar w:fldCharType="separate"/>
      </w:r>
      <w:r>
        <w:t xml:space="preserve">Figure </w:t>
      </w:r>
      <w:r>
        <w:rPr>
          <w:noProof/>
        </w:rPr>
        <w:t>7</w:t>
      </w:r>
      <w:r w:rsidR="00B22FB0">
        <w:fldChar w:fldCharType="end"/>
      </w:r>
      <w:r>
        <w:t xml:space="preserve">. </w:t>
      </w:r>
    </w:p>
    <w:p w:rsidR="00C06E26" w:rsidRPr="006317B2" w:rsidRDefault="00C06E26" w:rsidP="006317B2"/>
    <w:p w:rsidR="00C06E26" w:rsidRDefault="00B22FB0" w:rsidP="000A704A">
      <w:pPr>
        <w:pStyle w:val="BodyText"/>
      </w:pPr>
      <w:r>
        <w:pict>
          <v:group id="_x0000_s1134" editas="canvas" style="width:377.65pt;height:227.55pt;mso-position-horizontal-relative:char;mso-position-vertical-relative:line" coordorigin="1800,8768" coordsize="7553,4551">
            <o:lock v:ext="edit" aspectratio="t"/>
            <v:shape id="_x0000_s1135" type="#_x0000_t75" style="position:absolute;left:1800;top:8768;width:7553;height:4551" o:preferrelative="f">
              <v:fill o:detectmouseclick="t"/>
              <v:path o:extrusionok="t" o:connecttype="none"/>
              <o:lock v:ext="edit" text="t"/>
            </v:shape>
            <v:rect id="_x0000_s1136" style="position:absolute;left:1891;top:10406;width:728;height:545" filled="f"/>
            <v:shape id="_x0000_s1137" type="#_x0000_t202" style="position:absolute;left:1891;top:10406;width:728;height:455" filled="f" stroked="f">
              <v:textbox inset="0,0,0,0">
                <w:txbxContent>
                  <w:p w:rsidR="00C06E26" w:rsidRPr="00D36E3C" w:rsidRDefault="00C06E26" w:rsidP="007C768A">
                    <w:pPr>
                      <w:jc w:val="center"/>
                      <w:rPr>
                        <w:sz w:val="18"/>
                        <w:szCs w:val="18"/>
                      </w:rPr>
                    </w:pPr>
                    <w:r>
                      <w:rPr>
                        <w:sz w:val="18"/>
                        <w:szCs w:val="18"/>
                      </w:rPr>
                      <w:t>K*N</w:t>
                    </w:r>
                    <w:r>
                      <w:rPr>
                        <w:sz w:val="18"/>
                        <w:szCs w:val="18"/>
                      </w:rPr>
                      <w:br/>
                    </w:r>
                    <w:r w:rsidRPr="00D36E3C">
                      <w:rPr>
                        <w:sz w:val="18"/>
                        <w:szCs w:val="18"/>
                      </w:rPr>
                      <w:t>Data bits</w:t>
                    </w:r>
                  </w:p>
                </w:txbxContent>
              </v:textbox>
            </v:shape>
            <v:line id="_x0000_s1138" style="position:absolute" from="5349,12044" to="5804,12045"/>
            <v:shape id="_x0000_s1139" type="#_x0000_t202" style="position:absolute;left:3074;top:10315;width:910;height:910" filled="f" stroked="f">
              <v:textbox inset="0,0,0,0">
                <w:txbxContent>
                  <w:p w:rsidR="00C06E26" w:rsidRPr="00D36E3C" w:rsidRDefault="00C06E26" w:rsidP="007C768A">
                    <w:pPr>
                      <w:jc w:val="center"/>
                      <w:rPr>
                        <w:sz w:val="18"/>
                        <w:szCs w:val="18"/>
                      </w:rPr>
                    </w:pPr>
                    <w:r>
                      <w:rPr>
                        <w:sz w:val="18"/>
                        <w:szCs w:val="18"/>
                      </w:rPr>
                      <w:t>Modulation Mapping</w:t>
                    </w:r>
                    <w:r>
                      <w:rPr>
                        <w:sz w:val="18"/>
                        <w:szCs w:val="18"/>
                      </w:rPr>
                      <w:br/>
                    </w:r>
                    <w:r>
                      <w:rPr>
                        <w:i/>
                        <w:iCs/>
                        <w:sz w:val="18"/>
                        <w:szCs w:val="18"/>
                      </w:rPr>
                      <w:t>k</w:t>
                    </w:r>
                    <w:r>
                      <w:rPr>
                        <w:sz w:val="18"/>
                        <w:szCs w:val="18"/>
                      </w:rPr>
                      <w:t xml:space="preserve"> bits per symbol</w:t>
                    </w:r>
                  </w:p>
                </w:txbxContent>
              </v:textbox>
            </v:shape>
            <v:rect id="_x0000_s1140" style="position:absolute;left:4439;top:8950;width:910;height:3185"/>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141" type="#_x0000_t123" style="position:absolute;left:6168;top:8950;width:198;height:182" o:regroupid="4"/>
            <v:line id="_x0000_s1142" style="position:absolute" from="5804,9042" to="6200,9044" o:regroupid="4">
              <v:stroke endarrow="block" endarrowwidth="narrow" endarrowlength="short"/>
            </v:line>
            <v:line id="_x0000_s1143" style="position:absolute;rotation:-90" from="6123,9269" to="6396,9270" o:regroupid="4">
              <v:stroke endarrow="block" endarrowwidth="narrow" endarrowlength="short"/>
            </v:line>
            <v:shape id="_x0000_s1144" type="#_x0000_t202" style="position:absolute;left:5986;top:9405;width:1088;height:274" o:regroupid="4" filled="f" stroked="f">
              <v:textbox inset="0,0,0,0">
                <w:txbxContent>
                  <w:p w:rsidR="00C06E26" w:rsidRPr="00D36E3C" w:rsidRDefault="00C06E26" w:rsidP="007C768A">
                    <w:pPr>
                      <w:jc w:val="center"/>
                      <w:rPr>
                        <w:sz w:val="16"/>
                        <w:szCs w:val="16"/>
                      </w:rPr>
                    </w:pPr>
                    <w:r w:rsidRPr="00D36E3C">
                      <w:rPr>
                        <w:sz w:val="16"/>
                        <w:szCs w:val="16"/>
                      </w:rPr>
                      <w:t>exp(j*2*pi*f</w:t>
                    </w:r>
                    <w:r w:rsidRPr="00D36E3C">
                      <w:rPr>
                        <w:sz w:val="16"/>
                        <w:szCs w:val="16"/>
                        <w:vertAlign w:val="subscript"/>
                      </w:rPr>
                      <w:t>1</w:t>
                    </w:r>
                    <w:r w:rsidRPr="00D36E3C">
                      <w:rPr>
                        <w:sz w:val="16"/>
                        <w:szCs w:val="16"/>
                      </w:rPr>
                      <w:t>*t)</w:t>
                    </w:r>
                  </w:p>
                </w:txbxContent>
              </v:textbox>
            </v:shape>
            <v:line id="_x0000_s1145" style="position:absolute" from="6350,9042" to="7042,9043" o:regroupid="4">
              <v:stroke endarrow="block" endarrowwidth="narrow" endarrowlength="short"/>
            </v:line>
            <v:shape id="_x0000_s1146" type="#_x0000_t123" style="position:absolute;left:6168;top:9769;width:198;height:182" o:regroupid="3"/>
            <v:line id="_x0000_s1147" style="position:absolute" from="5804,9861" to="6200,9863" o:regroupid="3">
              <v:stroke endarrow="block" endarrowwidth="narrow" endarrowlength="short"/>
            </v:line>
            <v:line id="_x0000_s1148" style="position:absolute;rotation:-90" from="6123,10088" to="6396,10089" o:regroupid="3">
              <v:stroke endarrow="block" endarrowwidth="narrow" endarrowlength="short"/>
            </v:line>
            <v:shape id="_x0000_s1149" type="#_x0000_t202" style="position:absolute;left:5986;top:10224;width:1088;height:274" o:regroupid="3" filled="f" stroked="f">
              <v:textbox inset="0,0,0,0">
                <w:txbxContent>
                  <w:p w:rsidR="00C06E26" w:rsidRPr="00D36E3C" w:rsidRDefault="00C06E26" w:rsidP="007C768A">
                    <w:pPr>
                      <w:jc w:val="center"/>
                      <w:rPr>
                        <w:sz w:val="16"/>
                        <w:szCs w:val="16"/>
                      </w:rPr>
                    </w:pPr>
                    <w:r w:rsidRPr="00D36E3C">
                      <w:rPr>
                        <w:sz w:val="16"/>
                        <w:szCs w:val="16"/>
                      </w:rPr>
                      <w:t>exp(j*2*pi*f</w:t>
                    </w:r>
                    <w:r>
                      <w:rPr>
                        <w:sz w:val="16"/>
                        <w:szCs w:val="16"/>
                        <w:vertAlign w:val="subscript"/>
                      </w:rPr>
                      <w:t>2</w:t>
                    </w:r>
                    <w:r w:rsidRPr="00D36E3C">
                      <w:rPr>
                        <w:sz w:val="16"/>
                        <w:szCs w:val="16"/>
                      </w:rPr>
                      <w:t>*t)</w:t>
                    </w:r>
                  </w:p>
                </w:txbxContent>
              </v:textbox>
            </v:shape>
            <v:line id="_x0000_s1150" style="position:absolute" from="6350,9861" to="7042,9862" o:regroupid="3">
              <v:stroke endarrow="block" endarrowwidth="narrow" endarrowlength="short"/>
            </v:line>
            <v:shape id="_x0000_s1151" type="#_x0000_t123" style="position:absolute;left:6168;top:10588;width:182;height:182" o:regroupid="2"/>
            <v:line id="_x0000_s1152" style="position:absolute" from="5804,10680" to="6168,10682" o:regroupid="2">
              <v:stroke endarrow="block" endarrowwidth="narrow" endarrowlength="short"/>
            </v:line>
            <v:line id="_x0000_s1153" style="position:absolute;rotation:-90" from="6123,10907" to="6396,10908" o:regroupid="2">
              <v:stroke endarrow="block" endarrowwidth="narrow" endarrowlength="short"/>
            </v:line>
            <v:shape id="_x0000_s1154" type="#_x0000_t202" style="position:absolute;left:5986;top:11043;width:1088;height:274" o:regroupid="2" filled="f" stroked="f">
              <v:textbox inset="0,0,0,0">
                <w:txbxContent>
                  <w:p w:rsidR="00C06E26" w:rsidRPr="00D36E3C" w:rsidRDefault="00C06E26" w:rsidP="007C768A">
                    <w:pPr>
                      <w:jc w:val="center"/>
                      <w:rPr>
                        <w:sz w:val="16"/>
                        <w:szCs w:val="16"/>
                      </w:rPr>
                    </w:pPr>
                    <w:r w:rsidRPr="00D36E3C">
                      <w:rPr>
                        <w:sz w:val="16"/>
                        <w:szCs w:val="16"/>
                      </w:rPr>
                      <w:t>exp(j*2*pi*f</w:t>
                    </w:r>
                    <w:r>
                      <w:rPr>
                        <w:sz w:val="16"/>
                        <w:szCs w:val="16"/>
                        <w:vertAlign w:val="subscript"/>
                      </w:rPr>
                      <w:t>3</w:t>
                    </w:r>
                    <w:r w:rsidRPr="00D36E3C">
                      <w:rPr>
                        <w:sz w:val="16"/>
                        <w:szCs w:val="16"/>
                      </w:rPr>
                      <w:t>*t)</w:t>
                    </w:r>
                  </w:p>
                </w:txbxContent>
              </v:textbox>
            </v:shape>
            <v:line id="_x0000_s1155" style="position:absolute" from="6350,10680" to="6987,10681" o:regroupid="2">
              <v:stroke endarrow="block" endarrowwidth="narrow" endarrowlength="short"/>
            </v:line>
            <v:shape id="_x0000_s1156" type="#_x0000_t123" style="position:absolute;left:6168;top:11952;width:182;height:182" o:regroupid="1"/>
            <v:line id="_x0000_s1157" style="position:absolute" from="5804,12044" to="6168,12046" o:regroupid="1">
              <v:stroke endarrow="block" endarrowwidth="narrow" endarrowlength="short"/>
            </v:line>
            <v:line id="_x0000_s1158" style="position:absolute;rotation:-90" from="6123,12271" to="6396,12272" o:regroupid="1">
              <v:stroke endarrow="block" endarrowwidth="narrow" endarrowlength="short"/>
            </v:line>
            <v:shape id="_x0000_s1159" type="#_x0000_t202" style="position:absolute;left:5986;top:12407;width:1088;height:274" o:regroupid="1" filled="f" stroked="f">
              <v:textbox inset="0,0,0,0">
                <w:txbxContent>
                  <w:p w:rsidR="00C06E26" w:rsidRPr="00D36E3C" w:rsidRDefault="00C06E26" w:rsidP="007C768A">
                    <w:pPr>
                      <w:jc w:val="center"/>
                      <w:rPr>
                        <w:sz w:val="16"/>
                        <w:szCs w:val="16"/>
                      </w:rPr>
                    </w:pPr>
                    <w:r w:rsidRPr="00D36E3C">
                      <w:rPr>
                        <w:sz w:val="16"/>
                        <w:szCs w:val="16"/>
                      </w:rPr>
                      <w:t>exp(j*2*pi*f</w:t>
                    </w:r>
                    <w:r>
                      <w:rPr>
                        <w:sz w:val="16"/>
                        <w:szCs w:val="16"/>
                        <w:vertAlign w:val="subscript"/>
                      </w:rPr>
                      <w:t>n</w:t>
                    </w:r>
                    <w:r w:rsidRPr="00D36E3C">
                      <w:rPr>
                        <w:sz w:val="16"/>
                        <w:szCs w:val="16"/>
                      </w:rPr>
                      <w:t>*t)</w:t>
                    </w:r>
                  </w:p>
                </w:txbxContent>
              </v:textbox>
            </v:shape>
            <v:line id="_x0000_s1160" style="position:absolute" from="6350,12044" to="6987,12045" o:regroupid="1">
              <v:stroke endarrow="block" endarrowwidth="narrow" endarrowlength="short"/>
            </v:line>
            <v:shape id="_x0000_s1161" type="#_x0000_t202" style="position:absolute;left:4439;top:9860;width:910;height:1092" filled="f" stroked="f">
              <v:textbox inset="0,0,0,0">
                <w:txbxContent>
                  <w:p w:rsidR="00C06E26" w:rsidRPr="00D36E3C" w:rsidRDefault="00C06E26" w:rsidP="007C768A">
                    <w:pPr>
                      <w:jc w:val="center"/>
                      <w:rPr>
                        <w:sz w:val="18"/>
                        <w:szCs w:val="18"/>
                      </w:rPr>
                    </w:pPr>
                    <w:r>
                      <w:rPr>
                        <w:sz w:val="18"/>
                        <w:szCs w:val="18"/>
                      </w:rPr>
                      <w:t>Sub-carrier mapping</w:t>
                    </w:r>
                    <w:r>
                      <w:rPr>
                        <w:sz w:val="18"/>
                        <w:szCs w:val="18"/>
                      </w:rPr>
                      <w:br/>
                    </w:r>
                    <w:r w:rsidRPr="00AC4945">
                      <w:rPr>
                        <w:i/>
                        <w:sz w:val="18"/>
                        <w:szCs w:val="18"/>
                      </w:rPr>
                      <w:t>n</w:t>
                    </w:r>
                    <w:r>
                      <w:rPr>
                        <w:sz w:val="18"/>
                        <w:szCs w:val="18"/>
                      </w:rPr>
                      <w:t xml:space="preserve"> modulation symbols</w:t>
                    </w:r>
                  </w:p>
                </w:txbxContent>
              </v:textbox>
            </v:shape>
            <v:line id="_x0000_s1162" style="position:absolute;flip:y" from="6987,10952" to="7988,12044">
              <v:stroke endarrow="block" endarrowwidth="narrow" endarrowlength="short"/>
            </v:line>
            <v:line id="_x0000_s1163" style="position:absolute" from="6987,9041" to="7988,10406">
              <v:stroke endarrow="block" endarrowwidth="narrow" endarrowlength="short"/>
            </v:line>
            <v:line id="_x0000_s1164" style="position:absolute" from="6987,9860" to="7806,10497">
              <v:stroke endarrow="block" endarrowwidth="narrow" endarrowlength="short"/>
            </v:line>
            <v:line id="_x0000_s1165" style="position:absolute;flip:y" from="6987,10679" to="7715,10680">
              <v:stroke endarrow="block" endarrowwidth="narrow" endarrowlength="short"/>
            </v:line>
            <v:line id="_x0000_s1166" style="position:absolute" from="6259,11316" to="6260,11862" strokeweight="2pt">
              <v:stroke dashstyle="1 1"/>
            </v:line>
            <v:line id="_x0000_s1167" style="position:absolute" from="8261,10679" to="8989,10680">
              <v:stroke endarrow="block"/>
            </v:line>
            <v:oval id="_x0000_s1168" style="position:absolute;left:7715;top:10406;width:546;height:546"/>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169" type="#_x0000_t11" style="position:absolute;left:7897;top:10588;width:182;height:182" adj="8782"/>
            <v:rect id="_x0000_s1170" style="position:absolute;left:3074;top:10315;width:910;height:819" filled="f"/>
            <v:line id="_x0000_s1171" style="position:absolute" from="3984,10679" to="4439,10680">
              <v:stroke endarrow="block"/>
            </v:line>
            <v:line id="_x0000_s1172" style="position:absolute" from="2619,10679" to="3074,10680">
              <v:stroke endarrow="block"/>
            </v:line>
            <v:rect id="_x0000_s1173" style="position:absolute;left:5986;top:8859;width:2366;height:4186" filled="f">
              <v:stroke dashstyle="dash"/>
            </v:rect>
            <v:shape id="_x0000_s1174" type="#_x0000_t202" style="position:absolute;left:7715;top:8950;width:728;height:273" filled="f" stroked="f">
              <v:textbox inset="0,0,0,0">
                <w:txbxContent>
                  <w:p w:rsidR="00C06E26" w:rsidRPr="009008C6" w:rsidRDefault="00C06E26" w:rsidP="007C768A">
                    <w:pPr>
                      <w:jc w:val="center"/>
                      <w:rPr>
                        <w:b/>
                        <w:bCs/>
                        <w:sz w:val="18"/>
                        <w:szCs w:val="18"/>
                      </w:rPr>
                    </w:pPr>
                    <w:r w:rsidRPr="009008C6">
                      <w:rPr>
                        <w:b/>
                        <w:bCs/>
                        <w:sz w:val="18"/>
                        <w:szCs w:val="18"/>
                      </w:rPr>
                      <w:t>IFFT</w:t>
                    </w:r>
                  </w:p>
                </w:txbxContent>
              </v:textbox>
            </v:shape>
            <v:line id="_x0000_s1175" style="position:absolute" from="5349,10678" to="5804,10679"/>
            <v:line id="_x0000_s1176" style="position:absolute" from="5349,9859" to="5804,9860"/>
            <v:line id="_x0000_s1177" style="position:absolute" from="5349,9040" to="5804,9041"/>
            <v:shape id="_x0000_s1178" type="#_x0000_t202" style="position:absolute;left:4803;top:12590;width:910;height:455" filled="f" stroked="f">
              <v:textbox inset="0,0,0,0">
                <w:txbxContent>
                  <w:p w:rsidR="00C06E26" w:rsidRPr="00D36E3C" w:rsidRDefault="00C06E26" w:rsidP="007C768A">
                    <w:pPr>
                      <w:jc w:val="center"/>
                      <w:rPr>
                        <w:sz w:val="18"/>
                        <w:szCs w:val="18"/>
                      </w:rPr>
                    </w:pPr>
                    <w:r>
                      <w:rPr>
                        <w:sz w:val="18"/>
                        <w:szCs w:val="18"/>
                      </w:rPr>
                      <w:t>Frequency Domain</w:t>
                    </w:r>
                  </w:p>
                </w:txbxContent>
              </v:textbox>
            </v:shape>
            <v:oval id="_x0000_s1179" style="position:absolute;left:5622;top:8950;width:182;height:3367" filled="f"/>
            <v:line id="_x0000_s1180" style="position:absolute;flip:x" from="5531,12317" to="5713,12590"/>
            <v:oval id="_x0000_s1181" style="position:absolute;left:8625;top:10406;width:182;height:546" filled="f"/>
            <v:line id="_x0000_s1182" style="position:absolute" from="8716,10952" to="8807,11316"/>
            <v:shape id="_x0000_s1183" type="#_x0000_t202" style="position:absolute;left:8443;top:11316;width:910;height:455" filled="f" stroked="f">
              <v:textbox inset="0,0,0,0">
                <w:txbxContent>
                  <w:p w:rsidR="00C06E26" w:rsidRPr="00D36E3C" w:rsidRDefault="00C06E26" w:rsidP="007C768A">
                    <w:pPr>
                      <w:jc w:val="center"/>
                      <w:rPr>
                        <w:sz w:val="18"/>
                        <w:szCs w:val="18"/>
                      </w:rPr>
                    </w:pPr>
                    <w:r>
                      <w:rPr>
                        <w:sz w:val="18"/>
                        <w:szCs w:val="18"/>
                      </w:rPr>
                      <w:t>Time Domain</w:t>
                    </w:r>
                  </w:p>
                </w:txbxContent>
              </v:textbox>
            </v:shape>
            <w10:anchorlock/>
          </v:group>
        </w:pict>
      </w:r>
    </w:p>
    <w:p w:rsidR="00C06E26" w:rsidRDefault="00C06E26" w:rsidP="007C768A">
      <w:pPr>
        <w:pStyle w:val="Caption"/>
      </w:pPr>
      <w:bookmarkStart w:id="59" w:name="_Ref348371589"/>
      <w:bookmarkStart w:id="60" w:name="_Toc348948546"/>
      <w:r>
        <w:t xml:space="preserve">Figure </w:t>
      </w:r>
      <w:fldSimple w:instr=" SEQ Figure \* ARABIC ">
        <w:r>
          <w:rPr>
            <w:noProof/>
          </w:rPr>
          <w:t>7</w:t>
        </w:r>
      </w:fldSimple>
      <w:bookmarkEnd w:id="59"/>
      <w:r>
        <w:t>-OFDM Modulation</w:t>
      </w:r>
      <w:bookmarkEnd w:id="60"/>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Default="00C06E26" w:rsidP="00AC4945">
      <w:pPr>
        <w:pStyle w:val="BodyText"/>
      </w:pPr>
    </w:p>
    <w:p w:rsidR="00C06E26" w:rsidRPr="00AC4945" w:rsidRDefault="00C06E26" w:rsidP="00AC4945">
      <w:pPr>
        <w:pStyle w:val="BodyText"/>
      </w:pPr>
    </w:p>
    <w:p w:rsidR="00C06E26" w:rsidRDefault="00C06E26" w:rsidP="00325B97">
      <w:pPr>
        <w:pStyle w:val="Heading2"/>
      </w:pPr>
      <w:bookmarkStart w:id="61" w:name="_Toc348948987"/>
      <w:r>
        <w:t>Task 5 Part 1</w:t>
      </w:r>
      <w:bookmarkEnd w:id="61"/>
    </w:p>
    <w:p w:rsidR="00C06E26" w:rsidRPr="00F56B07" w:rsidRDefault="00C06E26" w:rsidP="00F56B07">
      <w:r>
        <w:t xml:space="preserve">The system implemented in the following matlab simulations is specified in </w:t>
      </w:r>
      <w:r w:rsidR="00B22FB0">
        <w:fldChar w:fldCharType="begin"/>
      </w:r>
      <w:r>
        <w:instrText xml:space="preserve"> REF _Ref348438935 \h </w:instrText>
      </w:r>
      <w:r w:rsidR="00B22FB0">
        <w:fldChar w:fldCharType="separate"/>
      </w:r>
      <w:r>
        <w:t xml:space="preserve">Table </w:t>
      </w:r>
      <w:r>
        <w:rPr>
          <w:noProof/>
        </w:rPr>
        <w:t>1</w:t>
      </w:r>
      <w:r w:rsidR="00B22FB0">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8"/>
        <w:gridCol w:w="4788"/>
      </w:tblGrid>
      <w:tr w:rsidR="00C06E26" w:rsidTr="00FF7C2B">
        <w:tc>
          <w:tcPr>
            <w:tcW w:w="4788" w:type="dxa"/>
          </w:tcPr>
          <w:p w:rsidR="00C06E26" w:rsidRPr="00FF7C2B" w:rsidRDefault="00C06E26" w:rsidP="00481A60">
            <w:pPr>
              <w:rPr>
                <w:sz w:val="20"/>
              </w:rPr>
            </w:pPr>
            <w:r w:rsidRPr="00FF7C2B">
              <w:rPr>
                <w:sz w:val="20"/>
              </w:rPr>
              <w:t>Parameter</w:t>
            </w:r>
          </w:p>
        </w:tc>
        <w:tc>
          <w:tcPr>
            <w:tcW w:w="4788" w:type="dxa"/>
          </w:tcPr>
          <w:p w:rsidR="00C06E26" w:rsidRPr="00FF7C2B" w:rsidRDefault="00C06E26" w:rsidP="00481A60">
            <w:pPr>
              <w:rPr>
                <w:sz w:val="20"/>
              </w:rPr>
            </w:pPr>
            <w:r w:rsidRPr="00FF7C2B">
              <w:rPr>
                <w:sz w:val="20"/>
              </w:rPr>
              <w:t>Value</w:t>
            </w:r>
          </w:p>
        </w:tc>
      </w:tr>
      <w:tr w:rsidR="00C06E26" w:rsidTr="00FF7C2B">
        <w:tc>
          <w:tcPr>
            <w:tcW w:w="4788" w:type="dxa"/>
          </w:tcPr>
          <w:p w:rsidR="00C06E26" w:rsidRPr="00FF7C2B" w:rsidRDefault="00C06E26" w:rsidP="00481A60">
            <w:pPr>
              <w:rPr>
                <w:sz w:val="20"/>
              </w:rPr>
            </w:pPr>
            <w:r w:rsidRPr="00FF7C2B">
              <w:rPr>
                <w:sz w:val="20"/>
              </w:rPr>
              <w:t>Bandwidth</w:t>
            </w:r>
          </w:p>
        </w:tc>
        <w:tc>
          <w:tcPr>
            <w:tcW w:w="4788" w:type="dxa"/>
          </w:tcPr>
          <w:p w:rsidR="00C06E26" w:rsidRPr="00FF7C2B" w:rsidRDefault="00C06E26" w:rsidP="00481A60">
            <w:pPr>
              <w:rPr>
                <w:sz w:val="20"/>
              </w:rPr>
            </w:pPr>
            <w:r w:rsidRPr="00FF7C2B">
              <w:rPr>
                <w:sz w:val="20"/>
              </w:rPr>
              <w:t>5MHz</w:t>
            </w:r>
          </w:p>
        </w:tc>
      </w:tr>
      <w:tr w:rsidR="00C06E26" w:rsidTr="00FF7C2B">
        <w:tc>
          <w:tcPr>
            <w:tcW w:w="4788" w:type="dxa"/>
          </w:tcPr>
          <w:p w:rsidR="00C06E26" w:rsidRPr="00FF7C2B" w:rsidRDefault="00C06E26" w:rsidP="00481A60">
            <w:pPr>
              <w:rPr>
                <w:sz w:val="20"/>
              </w:rPr>
            </w:pPr>
            <w:r w:rsidRPr="00FF7C2B">
              <w:rPr>
                <w:sz w:val="20"/>
              </w:rPr>
              <w:t>Occupied Bandwidth</w:t>
            </w:r>
          </w:p>
        </w:tc>
        <w:tc>
          <w:tcPr>
            <w:tcW w:w="4788" w:type="dxa"/>
          </w:tcPr>
          <w:p w:rsidR="00C06E26" w:rsidRPr="00FF7C2B" w:rsidRDefault="00C06E26" w:rsidP="00481A60">
            <w:pPr>
              <w:rPr>
                <w:sz w:val="20"/>
              </w:rPr>
            </w:pPr>
            <w:r w:rsidRPr="00FF7C2B">
              <w:rPr>
                <w:sz w:val="20"/>
              </w:rPr>
              <w:t>4.5MHz</w:t>
            </w:r>
          </w:p>
        </w:tc>
      </w:tr>
      <w:tr w:rsidR="00C06E26" w:rsidTr="00FF7C2B">
        <w:tc>
          <w:tcPr>
            <w:tcW w:w="4788" w:type="dxa"/>
          </w:tcPr>
          <w:p w:rsidR="00C06E26" w:rsidRPr="00FF7C2B" w:rsidRDefault="00C06E26" w:rsidP="00481A60">
            <w:pPr>
              <w:rPr>
                <w:sz w:val="20"/>
              </w:rPr>
            </w:pPr>
            <w:r w:rsidRPr="00FF7C2B">
              <w:rPr>
                <w:sz w:val="20"/>
              </w:rPr>
              <w:t xml:space="preserve">Frequency Spacing </w:t>
            </w:r>
            <m:oMath>
              <m:r>
                <w:rPr>
                  <w:rFonts w:ascii="Cambria Math" w:hAnsi="Cambria Math"/>
                  <w:sz w:val="20"/>
                </w:rPr>
                <m:t>∆</m:t>
              </m:r>
              <m:r>
                <w:rPr>
                  <w:rFonts w:ascii="Cambria Math" w:hAnsi="Cambria Math"/>
                </w:rPr>
                <m:t>f</m:t>
              </m:r>
            </m:oMath>
          </w:p>
        </w:tc>
        <w:tc>
          <w:tcPr>
            <w:tcW w:w="4788" w:type="dxa"/>
          </w:tcPr>
          <w:p w:rsidR="00C06E26" w:rsidRPr="00FF7C2B" w:rsidRDefault="00C06E26" w:rsidP="00481A60">
            <w:pPr>
              <w:rPr>
                <w:sz w:val="20"/>
              </w:rPr>
            </w:pPr>
            <w:r w:rsidRPr="00FF7C2B">
              <w:rPr>
                <w:sz w:val="20"/>
              </w:rPr>
              <w:t>15kHz</w:t>
            </w:r>
          </w:p>
        </w:tc>
      </w:tr>
      <w:tr w:rsidR="00C06E26" w:rsidTr="00FF7C2B">
        <w:tc>
          <w:tcPr>
            <w:tcW w:w="4788" w:type="dxa"/>
          </w:tcPr>
          <w:p w:rsidR="00C06E26" w:rsidRPr="00FF7C2B" w:rsidRDefault="00C06E26" w:rsidP="00AB1314">
            <w:pPr>
              <w:rPr>
                <w:sz w:val="20"/>
              </w:rPr>
            </w:pPr>
            <w:r w:rsidRPr="00FF7C2B">
              <w:rPr>
                <w:sz w:val="20"/>
              </w:rPr>
              <w:t xml:space="preserve">Symbol Duration </w:t>
            </w:r>
            <m:oMath>
              <m:r>
                <w:rPr>
                  <w:rFonts w:ascii="Cambria Math" w:hAnsi="Cambria Math"/>
                  <w:sz w:val="20"/>
                </w:rPr>
                <m:t>T</m:t>
              </m:r>
            </m:oMath>
          </w:p>
        </w:tc>
        <w:tc>
          <w:tcPr>
            <w:tcW w:w="4788" w:type="dxa"/>
          </w:tcPr>
          <w:p w:rsidR="00C06E26" w:rsidRPr="00FF7C2B" w:rsidRDefault="00C06E26" w:rsidP="00481A60">
            <w:pPr>
              <w:rPr>
                <w:sz w:val="20"/>
              </w:rPr>
            </w:pPr>
            <w:r w:rsidRPr="00FF7C2B">
              <w:rPr>
                <w:sz w:val="20"/>
              </w:rPr>
              <w:t>66.667</w:t>
            </w:r>
            <w:r w:rsidRPr="00FF7C2B">
              <w:rPr>
                <w:rFonts w:cs="Arial"/>
                <w:sz w:val="20"/>
              </w:rPr>
              <w:t>µ</w:t>
            </w:r>
            <w:r w:rsidRPr="00FF7C2B">
              <w:rPr>
                <w:sz w:val="20"/>
              </w:rPr>
              <w:t>s</w:t>
            </w:r>
          </w:p>
        </w:tc>
      </w:tr>
      <w:tr w:rsidR="00C06E26" w:rsidTr="00FF7C2B">
        <w:tc>
          <w:tcPr>
            <w:tcW w:w="4788" w:type="dxa"/>
          </w:tcPr>
          <w:p w:rsidR="00C06E26" w:rsidRPr="00FF7C2B" w:rsidRDefault="00C06E26" w:rsidP="00481A60">
            <w:pPr>
              <w:rPr>
                <w:sz w:val="20"/>
              </w:rPr>
            </w:pPr>
            <w:commentRangeStart w:id="62"/>
            <w:r w:rsidRPr="00FF7C2B">
              <w:rPr>
                <w:sz w:val="20"/>
              </w:rPr>
              <w:t>Symbol interval in a Single Carrier</w:t>
            </w:r>
            <w:commentRangeEnd w:id="62"/>
            <w:r>
              <w:rPr>
                <w:rStyle w:val="CommentReference"/>
              </w:rPr>
              <w:commentReference w:id="62"/>
            </w:r>
          </w:p>
        </w:tc>
        <w:tc>
          <w:tcPr>
            <w:tcW w:w="4788" w:type="dxa"/>
          </w:tcPr>
          <w:p w:rsidR="00C06E26" w:rsidRPr="00FF7C2B" w:rsidRDefault="00073B72" w:rsidP="00AB1314">
            <w:pPr>
              <w:rPr>
                <w:sz w:val="20"/>
              </w:rPr>
            </w:pPr>
            <m:oMathPara>
              <m:oMath>
                <m:sSub>
                  <m:sSubPr>
                    <m:ctrlPr>
                      <w:rPr>
                        <w:rFonts w:ascii="Cambria Math" w:hAnsi="Cambria Math"/>
                        <w:i/>
                        <w:sz w:val="20"/>
                      </w:rPr>
                    </m:ctrlPr>
                  </m:sSubPr>
                  <m:e>
                    <m:r>
                      <w:rPr>
                        <w:rFonts w:ascii="Cambria Math" w:hAnsi="Cambria Math"/>
                      </w:rPr>
                      <m:t>T</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m:t>
                </m:r>
                <m:f>
                  <m:fPr>
                    <m:type m:val="lin"/>
                    <m:ctrlPr>
                      <w:rPr>
                        <w:rFonts w:ascii="Cambria Math" w:hAnsi="Cambria Math"/>
                        <w:i/>
                      </w:rPr>
                    </m:ctrlPr>
                  </m:fPr>
                  <m:num>
                    <m:r>
                      <w:rPr>
                        <w:rFonts w:ascii="Cambria Math" w:hAnsi="Cambria Math"/>
                      </w:rPr>
                      <m:t>T</m:t>
                    </m:r>
                  </m:num>
                  <m:den>
                    <m:r>
                      <w:rPr>
                        <w:rFonts w:ascii="Cambria Math" w:hAnsi="Cambria Math"/>
                      </w:rPr>
                      <m:t>N</m:t>
                    </m:r>
                  </m:den>
                </m:f>
                <m:r>
                  <w:rPr>
                    <w:rFonts w:ascii="Cambria Math" w:hAnsi="Cambria Math"/>
                  </w:rPr>
                  <m:t>= 130.21ns</m:t>
                </m:r>
              </m:oMath>
            </m:oMathPara>
          </w:p>
        </w:tc>
      </w:tr>
      <w:tr w:rsidR="00C06E26" w:rsidTr="00FF7C2B">
        <w:tc>
          <w:tcPr>
            <w:tcW w:w="4788" w:type="dxa"/>
          </w:tcPr>
          <w:p w:rsidR="00C06E26" w:rsidRPr="00FF7C2B" w:rsidRDefault="00C06E26" w:rsidP="00481A60">
            <w:pPr>
              <w:rPr>
                <w:sz w:val="20"/>
              </w:rPr>
            </w:pPr>
            <w:r w:rsidRPr="00FF7C2B">
              <w:rPr>
                <w:sz w:val="20"/>
              </w:rPr>
              <w:t>Actual Bandwidth</w:t>
            </w:r>
          </w:p>
        </w:tc>
        <w:tc>
          <w:tcPr>
            <w:tcW w:w="4788" w:type="dxa"/>
          </w:tcPr>
          <w:p w:rsidR="00C06E26" w:rsidRPr="00FF7C2B" w:rsidRDefault="00073B72" w:rsidP="00AB1314">
            <w:pPr>
              <w:rPr>
                <w:sz w:val="20"/>
              </w:rPr>
            </w:pPr>
            <m:oMathPara>
              <m:oMath>
                <m:sSub>
                  <m:sSubPr>
                    <m:ctrlPr>
                      <w:rPr>
                        <w:rFonts w:ascii="Cambria Math" w:hAnsi="Cambria Math"/>
                        <w:i/>
                        <w:sz w:val="20"/>
                      </w:rPr>
                    </m:ctrlPr>
                  </m:sSubPr>
                  <m:e>
                    <m:r>
                      <w:rPr>
                        <w:rFonts w:ascii="Cambria Math" w:hAnsi="Cambria Math"/>
                      </w:rPr>
                      <m:t>f</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m:t>
                </m:r>
                <m:f>
                  <m:fPr>
                    <m:type m:val="lin"/>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=7.68MHz</m:t>
                </m:r>
              </m:oMath>
            </m:oMathPara>
          </w:p>
        </w:tc>
      </w:tr>
      <w:tr w:rsidR="00C06E26" w:rsidTr="00FF7C2B">
        <w:tc>
          <w:tcPr>
            <w:tcW w:w="4788" w:type="dxa"/>
          </w:tcPr>
          <w:p w:rsidR="00C06E26" w:rsidRPr="00FF7C2B" w:rsidRDefault="00C06E26" w:rsidP="00481A60">
            <w:pPr>
              <w:rPr>
                <w:sz w:val="20"/>
              </w:rPr>
            </w:pPr>
            <w:r w:rsidRPr="00FF7C2B">
              <w:rPr>
                <w:sz w:val="20"/>
              </w:rPr>
              <w:t>Number Of Sub-Carriers</w:t>
            </w:r>
          </w:p>
        </w:tc>
        <w:tc>
          <w:tcPr>
            <w:tcW w:w="4788" w:type="dxa"/>
          </w:tcPr>
          <w:p w:rsidR="00C06E26" w:rsidRPr="00FF7C2B" w:rsidRDefault="00C06E26" w:rsidP="00481A60">
            <w:pPr>
              <w:rPr>
                <w:sz w:val="20"/>
              </w:rPr>
            </w:pPr>
            <w:r w:rsidRPr="00FF7C2B">
              <w:rPr>
                <w:sz w:val="20"/>
              </w:rPr>
              <w:t>300</w:t>
            </w:r>
          </w:p>
        </w:tc>
      </w:tr>
      <w:tr w:rsidR="00C06E26" w:rsidTr="00FF7C2B">
        <w:tc>
          <w:tcPr>
            <w:tcW w:w="4788" w:type="dxa"/>
          </w:tcPr>
          <w:p w:rsidR="00C06E26" w:rsidRPr="00FF7C2B" w:rsidRDefault="00C06E26" w:rsidP="00481A60">
            <w:pPr>
              <w:rPr>
                <w:sz w:val="20"/>
              </w:rPr>
            </w:pPr>
            <w:r w:rsidRPr="00FF7C2B">
              <w:rPr>
                <w:sz w:val="20"/>
              </w:rPr>
              <w:t>Number of IFFT points</w:t>
            </w:r>
          </w:p>
        </w:tc>
        <w:tc>
          <w:tcPr>
            <w:tcW w:w="4788" w:type="dxa"/>
          </w:tcPr>
          <w:p w:rsidR="00C06E26" w:rsidRPr="00FF7C2B" w:rsidRDefault="00C06E26" w:rsidP="00481A60">
            <w:pPr>
              <w:rPr>
                <w:sz w:val="20"/>
              </w:rPr>
            </w:pPr>
            <w:r w:rsidRPr="00FF7C2B">
              <w:rPr>
                <w:sz w:val="20"/>
              </w:rPr>
              <w:t>512</w:t>
            </w:r>
          </w:p>
        </w:tc>
      </w:tr>
      <w:tr w:rsidR="00C06E26" w:rsidTr="00FF7C2B">
        <w:tc>
          <w:tcPr>
            <w:tcW w:w="4788" w:type="dxa"/>
          </w:tcPr>
          <w:p w:rsidR="00C06E26" w:rsidRPr="00FF7C2B" w:rsidRDefault="00C06E26" w:rsidP="00481A60">
            <w:pPr>
              <w:rPr>
                <w:sz w:val="20"/>
              </w:rPr>
            </w:pPr>
            <w:r w:rsidRPr="00FF7C2B">
              <w:rPr>
                <w:sz w:val="20"/>
              </w:rPr>
              <w:t>Oversample Rate</w:t>
            </w:r>
          </w:p>
        </w:tc>
        <w:tc>
          <w:tcPr>
            <w:tcW w:w="4788" w:type="dxa"/>
          </w:tcPr>
          <w:p w:rsidR="00C06E26" w:rsidRPr="00FF7C2B" w:rsidRDefault="00073B72" w:rsidP="00481A60">
            <w:pPr>
              <w:rPr>
                <w:rFonts w:cs="Arial"/>
                <w:sz w:val="20"/>
              </w:rPr>
            </w:pPr>
            <m:oMathPara>
              <m:oMath>
                <m:f>
                  <m:fPr>
                    <m:type m:val="lin"/>
                    <m:ctrlPr>
                      <w:rPr>
                        <w:rFonts w:ascii="Cambria Math" w:hAnsi="Cambria Math" w:cs="Arial"/>
                        <w:i/>
                        <w:sz w:val="20"/>
                      </w:rPr>
                    </m:ctrlPr>
                  </m:fPr>
                  <m:num>
                    <m:r>
                      <w:rPr>
                        <w:rFonts w:ascii="Cambria Math" w:cs="Arial"/>
                      </w:rPr>
                      <m:t>512</m:t>
                    </m:r>
                    <m:ctrlPr>
                      <w:rPr>
                        <w:rFonts w:ascii="Cambria Math" w:hAnsi="Cambria Math" w:cs="Arial"/>
                        <w:i/>
                      </w:rPr>
                    </m:ctrlPr>
                  </m:num>
                  <m:den>
                    <m:r>
                      <w:rPr>
                        <w:rFonts w:ascii="Cambria Math" w:cs="Arial"/>
                      </w:rPr>
                      <m:t>300</m:t>
                    </m:r>
                    <m:ctrlPr>
                      <w:rPr>
                        <w:rFonts w:ascii="Cambria Math" w:hAnsi="Cambria Math" w:cs="Arial"/>
                        <w:i/>
                      </w:rPr>
                    </m:ctrlPr>
                  </m:den>
                </m:f>
                <m:r>
                  <w:rPr>
                    <w:rFonts w:ascii="Cambria Math" w:cs="Arial"/>
                  </w:rPr>
                  <m:t>=1.7067</m:t>
                </m:r>
              </m:oMath>
            </m:oMathPara>
          </w:p>
        </w:tc>
      </w:tr>
      <w:tr w:rsidR="00C06E26" w:rsidTr="00FF7C2B">
        <w:tc>
          <w:tcPr>
            <w:tcW w:w="4788" w:type="dxa"/>
          </w:tcPr>
          <w:p w:rsidR="00C06E26" w:rsidRPr="00FF7C2B" w:rsidRDefault="00C06E26" w:rsidP="00481A60">
            <w:pPr>
              <w:rPr>
                <w:sz w:val="20"/>
              </w:rPr>
            </w:pPr>
            <w:r w:rsidRPr="00FF7C2B">
              <w:rPr>
                <w:sz w:val="20"/>
              </w:rPr>
              <w:t>Frame Size</w:t>
            </w:r>
          </w:p>
        </w:tc>
        <w:tc>
          <w:tcPr>
            <w:tcW w:w="4788" w:type="dxa"/>
          </w:tcPr>
          <w:p w:rsidR="00C06E26" w:rsidRPr="00FF7C2B" w:rsidRDefault="00C06E26" w:rsidP="00481A60">
            <w:pPr>
              <w:rPr>
                <w:sz w:val="20"/>
              </w:rPr>
            </w:pPr>
            <w:r w:rsidRPr="00FF7C2B">
              <w:rPr>
                <w:sz w:val="20"/>
              </w:rPr>
              <w:t>10ms</w:t>
            </w:r>
          </w:p>
        </w:tc>
      </w:tr>
      <w:tr w:rsidR="00C06E26" w:rsidTr="00FF7C2B">
        <w:tc>
          <w:tcPr>
            <w:tcW w:w="4788" w:type="dxa"/>
          </w:tcPr>
          <w:p w:rsidR="00C06E26" w:rsidRPr="00FF7C2B" w:rsidRDefault="00C06E26" w:rsidP="00481A60">
            <w:pPr>
              <w:rPr>
                <w:sz w:val="20"/>
              </w:rPr>
            </w:pPr>
            <w:r w:rsidRPr="00FF7C2B">
              <w:rPr>
                <w:sz w:val="20"/>
              </w:rPr>
              <w:t>Number of OFDM Symbols per Frame</w:t>
            </w:r>
          </w:p>
        </w:tc>
        <w:tc>
          <w:tcPr>
            <w:tcW w:w="4788" w:type="dxa"/>
          </w:tcPr>
          <w:p w:rsidR="00C06E26" w:rsidRPr="00FF7C2B" w:rsidRDefault="00C06E26" w:rsidP="00481A60">
            <w:pPr>
              <w:rPr>
                <w:sz w:val="20"/>
              </w:rPr>
            </w:pPr>
            <w:r w:rsidRPr="00FF7C2B">
              <w:rPr>
                <w:sz w:val="20"/>
              </w:rPr>
              <w:t>150</w:t>
            </w:r>
          </w:p>
        </w:tc>
      </w:tr>
      <w:tr w:rsidR="00C06E26" w:rsidTr="00FF7C2B">
        <w:tc>
          <w:tcPr>
            <w:tcW w:w="4788" w:type="dxa"/>
          </w:tcPr>
          <w:p w:rsidR="00C06E26" w:rsidRPr="00FF7C2B" w:rsidRDefault="00C06E26" w:rsidP="00481A60">
            <w:pPr>
              <w:rPr>
                <w:sz w:val="20"/>
              </w:rPr>
            </w:pPr>
            <w:r w:rsidRPr="00FF7C2B">
              <w:rPr>
                <w:sz w:val="20"/>
              </w:rPr>
              <w:t>Number of Transmitted Symbols</w:t>
            </w:r>
          </w:p>
        </w:tc>
        <w:tc>
          <w:tcPr>
            <w:tcW w:w="4788" w:type="dxa"/>
          </w:tcPr>
          <w:p w:rsidR="00C06E26" w:rsidRPr="00FF7C2B" w:rsidRDefault="00C06E26" w:rsidP="00481A60">
            <w:pPr>
              <w:rPr>
                <w:sz w:val="20"/>
              </w:rPr>
            </w:pPr>
            <w:r w:rsidRPr="00FF7C2B">
              <w:rPr>
                <w:sz w:val="20"/>
              </w:rPr>
              <w:t>300*150 = 45000</w:t>
            </w:r>
          </w:p>
        </w:tc>
      </w:tr>
      <w:tr w:rsidR="00C06E26" w:rsidTr="00FF7C2B">
        <w:tc>
          <w:tcPr>
            <w:tcW w:w="4788" w:type="dxa"/>
          </w:tcPr>
          <w:p w:rsidR="00C06E26" w:rsidRPr="00FF7C2B" w:rsidRDefault="00C06E26" w:rsidP="00481A60">
            <w:pPr>
              <w:rPr>
                <w:sz w:val="20"/>
              </w:rPr>
            </w:pPr>
            <w:r w:rsidRPr="00FF7C2B">
              <w:rPr>
                <w:sz w:val="20"/>
              </w:rPr>
              <w:t>Number of Transmitted Bits</w:t>
            </w:r>
          </w:p>
        </w:tc>
        <w:tc>
          <w:tcPr>
            <w:tcW w:w="4788" w:type="dxa"/>
          </w:tcPr>
          <w:p w:rsidR="00C06E26" w:rsidRPr="00FF7C2B" w:rsidRDefault="00C06E26" w:rsidP="00481A60">
            <w:pPr>
              <w:rPr>
                <w:sz w:val="20"/>
              </w:rPr>
            </w:pPr>
            <w:r w:rsidRPr="00FF7C2B">
              <w:rPr>
                <w:sz w:val="20"/>
              </w:rPr>
              <w:t>k*45000, Where k is the number of bits per symbol</w:t>
            </w:r>
          </w:p>
        </w:tc>
      </w:tr>
    </w:tbl>
    <w:p w:rsidR="00C06E26" w:rsidRDefault="00C06E26" w:rsidP="00F56B07">
      <w:pPr>
        <w:pStyle w:val="Caption"/>
      </w:pPr>
      <w:bookmarkStart w:id="63" w:name="_Ref348438935"/>
      <w:bookmarkStart w:id="64" w:name="_Toc348948559"/>
      <w:r>
        <w:t xml:space="preserve">Table </w:t>
      </w:r>
      <w:fldSimple w:instr=" SEQ Table \* ARABIC ">
        <w:r>
          <w:rPr>
            <w:noProof/>
          </w:rPr>
          <w:t>1</w:t>
        </w:r>
      </w:fldSimple>
      <w:bookmarkEnd w:id="63"/>
      <w:r>
        <w:t>-System Parameters</w:t>
      </w:r>
      <w:bookmarkEnd w:id="64"/>
    </w:p>
    <w:p w:rsidR="00C06E26" w:rsidRPr="0024419D" w:rsidRDefault="00C06E26" w:rsidP="0044100C">
      <w:pPr>
        <w:pStyle w:val="BodyText"/>
      </w:pPr>
      <w:r>
        <w:t xml:space="preserve">Using a QPSK modulation scheme and transmitting a single frame (10ms) the spectrum can be analysis on a </w:t>
      </w:r>
      <w:del w:id="65" w:author="IPWireless" w:date="2013-03-06T17:35:00Z">
        <w:r w:rsidDel="0044100C">
          <w:delText xml:space="preserve"> </w:delText>
        </w:r>
      </w:del>
      <w:r>
        <w:t xml:space="preserve">OFDM symbol and Frame basis. </w:t>
      </w:r>
      <w:r w:rsidR="00B22FB0">
        <w:fldChar w:fldCharType="begin"/>
      </w:r>
      <w:r>
        <w:instrText xml:space="preserve"> REF _Ref348443748 \h </w:instrText>
      </w:r>
      <w:r w:rsidR="00B22FB0">
        <w:fldChar w:fldCharType="separate"/>
      </w:r>
      <w:r>
        <w:t xml:space="preserve">Figure </w:t>
      </w:r>
      <w:r>
        <w:rPr>
          <w:noProof/>
        </w:rPr>
        <w:t>8</w:t>
      </w:r>
      <w:r w:rsidR="00B22FB0">
        <w:fldChar w:fldCharType="end"/>
      </w:r>
      <w:r>
        <w:t xml:space="preserve"> shows the Welch power spectrum estimate in the second subplot where there is a noticeable difference between the Welch power spectrum estimate and the FFT of a single OFDM symbol. Where the energy seen in a </w:t>
      </w:r>
      <w:r w:rsidRPr="004412FE">
        <w:t>transmitted frame starts to split into FFT bins outside the occupied bandwidth. This is due to the abrupt transitions between OFDM symbols, abrupt changes it time cause an increase in spectral components in the frequency domain, hence the occupied bandwidth of the transmitted frame is greater that that of the transmitted symbol. The frequency guard of 0.5MHz allows for filter design with a</w:t>
      </w:r>
      <w:del w:id="66" w:author="IPWireless" w:date="2013-03-06T17:36:00Z">
        <w:r w:rsidRPr="004412FE" w:rsidDel="0044100C">
          <w:delText xml:space="preserve"> </w:delText>
        </w:r>
      </w:del>
      <w:r w:rsidRPr="004412FE">
        <w:t xml:space="preserve"> sharp </w:t>
      </w:r>
      <w:del w:id="67" w:author="IPWireless" w:date="2013-03-06T17:36:00Z">
        <w:r w:rsidRPr="004412FE" w:rsidDel="0044100C">
          <w:delText xml:space="preserve">role </w:delText>
        </w:r>
      </w:del>
      <w:ins w:id="68" w:author="IPWireless" w:date="2013-03-06T17:36:00Z">
        <w:r w:rsidRPr="004412FE">
          <w:t>rol</w:t>
        </w:r>
        <w:r>
          <w:t>l</w:t>
        </w:r>
        <w:r w:rsidRPr="004412FE">
          <w:t xml:space="preserve"> </w:t>
        </w:r>
      </w:ins>
      <w:r w:rsidRPr="004412FE">
        <w:t>off to be implemented and hence attenuating any spectral components outside the occupied bandwidth.</w:t>
      </w:r>
      <w:r>
        <w:t xml:space="preserve"> </w:t>
      </w:r>
    </w:p>
    <w:p w:rsidR="00C06E26" w:rsidRDefault="00073B72" w:rsidP="0024419D">
      <w:pPr>
        <w:pStyle w:val="BodyText"/>
      </w:pPr>
      <w:r>
        <w:rPr>
          <w:noProof/>
          <w:lang w:eastAsia="en-GB"/>
        </w:rPr>
        <w:lastRenderedPageBreak/>
        <w:drawing>
          <wp:inline distT="0" distB="0" distL="0" distR="0">
            <wp:extent cx="5857240" cy="4364990"/>
            <wp:effectExtent l="0" t="0" r="0" b="0"/>
            <wp:docPr id="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857240" cy="4364990"/>
                    </a:xfrm>
                    <a:prstGeom prst="rect">
                      <a:avLst/>
                    </a:prstGeom>
                    <a:noFill/>
                    <a:ln w="9525">
                      <a:noFill/>
                      <a:miter lim="800000"/>
                      <a:headEnd/>
                      <a:tailEnd/>
                    </a:ln>
                  </pic:spPr>
                </pic:pic>
              </a:graphicData>
            </a:graphic>
          </wp:inline>
        </w:drawing>
      </w:r>
    </w:p>
    <w:p w:rsidR="00C06E26" w:rsidRPr="00097F5D" w:rsidRDefault="00C06E26" w:rsidP="00325B97">
      <w:pPr>
        <w:pStyle w:val="Caption"/>
      </w:pPr>
      <w:bookmarkStart w:id="69" w:name="_Ref348443748"/>
      <w:bookmarkStart w:id="70" w:name="_Toc348948547"/>
      <w:r>
        <w:t xml:space="preserve">Figure </w:t>
      </w:r>
      <w:fldSimple w:instr=" SEQ Figure \* ARABIC ">
        <w:r>
          <w:rPr>
            <w:noProof/>
          </w:rPr>
          <w:t>8</w:t>
        </w:r>
      </w:fldSimple>
      <w:bookmarkEnd w:id="69"/>
      <w:r>
        <w:t>-OFDM Spectrum Analysis</w:t>
      </w:r>
      <w:bookmarkEnd w:id="70"/>
    </w:p>
    <w:p w:rsidR="00C06E26" w:rsidRDefault="00C06E26" w:rsidP="00481A60">
      <w:pPr>
        <w:pStyle w:val="Heading3"/>
      </w:pPr>
      <w:bookmarkStart w:id="71" w:name="_Toc348948988"/>
      <w:r>
        <w:t>The Effects of Channel Delay</w:t>
      </w:r>
      <w:bookmarkEnd w:id="71"/>
    </w:p>
    <w:p w:rsidR="00C06E26" w:rsidRDefault="00C06E26" w:rsidP="00325B97">
      <w:r>
        <w:t xml:space="preserve">Incorporating a channel delay of one time sample period i.e. shifting the OFDM symbol by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will result in an unsynchronised OFDM symbol and hence the symbol is no longer periodic. From the previous task it was shown that it was desirable to produce and output signal in the following form:</w:t>
      </w:r>
    </w:p>
    <w:tbl>
      <w:tblPr>
        <w:tblW w:w="5000" w:type="pct"/>
        <w:tblLook w:val="00A0"/>
      </w:tblPr>
      <w:tblGrid>
        <w:gridCol w:w="1437"/>
        <w:gridCol w:w="6703"/>
        <w:gridCol w:w="1436"/>
      </w:tblGrid>
      <w:tr w:rsidR="00C06E26" w:rsidTr="00FF7C2B">
        <w:tc>
          <w:tcPr>
            <w:tcW w:w="750" w:type="pct"/>
          </w:tcPr>
          <w:p w:rsidR="00C06E26" w:rsidRPr="00FF7C2B" w:rsidRDefault="00C06E26" w:rsidP="00C26846">
            <w:pPr>
              <w:pStyle w:val="BodyText"/>
              <w:rPr>
                <w:sz w:val="20"/>
              </w:rPr>
            </w:pPr>
          </w:p>
        </w:tc>
        <w:tc>
          <w:tcPr>
            <w:tcW w:w="3500" w:type="pct"/>
          </w:tcPr>
          <w:p w:rsidR="00C06E26" w:rsidRPr="00FF7C2B" w:rsidRDefault="00073B72" w:rsidP="004A73A6">
            <w:pPr>
              <w:pStyle w:val="BodyText"/>
              <w:rPr>
                <w:sz w:val="20"/>
              </w:rPr>
            </w:pPr>
            <m:oMathPara>
              <m:oMath>
                <m:r>
                  <w:rPr>
                    <w:rFonts w:ascii="Cambria Math" w:hAnsi="Cambria Math"/>
                    <w:sz w:val="20"/>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e>
                  <m:sup>
                    <m:r>
                      <w:rPr>
                        <w:rFonts w:ascii="Cambria Math" w:hAnsi="Cambria Math"/>
                      </w:rPr>
                      <m:t>*</m:t>
                    </m:r>
                  </m:sup>
                </m:sSup>
                <m:r>
                  <w:rPr>
                    <w:rFonts w:ascii="Cambria Math" w:hAnsi="Cambria Math"/>
                  </w:rPr>
                  <m:t>H</m:t>
                </m:r>
                <m:d>
                  <m:dPr>
                    <m:begChr m:val="["/>
                    <m:endChr m:val="]"/>
                    <m:ctrlPr>
                      <w:rPr>
                        <w:rFonts w:ascii="Cambria Math" w:hAnsi="Cambria Math"/>
                        <w:i/>
                      </w:rPr>
                    </m:ctrlPr>
                  </m:dPr>
                  <m:e>
                    <m:r>
                      <w:rPr>
                        <w:rFonts w:ascii="Cambria Math" w:hAnsi="Cambria Math"/>
                      </w:rPr>
                      <m:t>n</m:t>
                    </m:r>
                  </m:e>
                </m:d>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325B97">
      <w:pPr>
        <w:rPr>
          <w:sz w:val="20"/>
        </w:rPr>
      </w:pPr>
      <w:r>
        <w:lastRenderedPageBreak/>
        <w:t xml:space="preserve">Denoting cyclic convolution in the frequency domain, where </w:t>
      </w:r>
      <m:oMath>
        <m:r>
          <w:rPr>
            <w:rFonts w:ascii="Cambria Math" w:hAnsi="Cambria Math"/>
          </w:rPr>
          <m:t>X</m:t>
        </m:r>
        <m:d>
          <m:dPr>
            <m:begChr m:val="["/>
            <m:endChr m:val="]"/>
            <m:ctrlPr>
              <w:rPr>
                <w:rFonts w:ascii="Cambria Math" w:hAnsi="Cambria Math"/>
                <w:i/>
                <w:sz w:val="20"/>
              </w:rPr>
            </m:ctrlPr>
          </m:dPr>
          <m:e>
            <m:r>
              <w:rPr>
                <w:rFonts w:ascii="Cambria Math" w:hAnsi="Cambria Math"/>
              </w:rPr>
              <m:t>n</m:t>
            </m:r>
          </m:e>
        </m:d>
      </m:oMath>
      <w:r>
        <w:t xml:space="preserve"> is the transmitted signal and  </w:t>
      </w:r>
      <m:oMath>
        <m:r>
          <w:rPr>
            <w:rFonts w:ascii="Cambria Math" w:hAnsi="Cambria Math"/>
          </w:rPr>
          <m:t>H</m:t>
        </m:r>
        <m:d>
          <m:dPr>
            <m:begChr m:val="["/>
            <m:endChr m:val="]"/>
            <m:ctrlPr>
              <w:rPr>
                <w:rFonts w:ascii="Cambria Math" w:hAnsi="Cambria Math"/>
                <w:i/>
                <w:sz w:val="20"/>
              </w:rPr>
            </m:ctrlPr>
          </m:dPr>
          <m:e>
            <m:r>
              <w:rPr>
                <w:rFonts w:ascii="Cambria Math" w:hAnsi="Cambria Math"/>
              </w:rPr>
              <m:t>n</m:t>
            </m:r>
          </m:e>
        </m:d>
      </m:oMath>
      <w:r>
        <w:rPr>
          <w:sz w:val="20"/>
        </w:rPr>
        <w:t xml:space="preserve"> is the channel delay term.  As a propagating wave </w:t>
      </w:r>
      <m:oMath>
        <m:r>
          <w:rPr>
            <w:rFonts w:ascii="Cambria Math" w:hAnsi="Cambria Math"/>
          </w:rPr>
          <m:t>X</m:t>
        </m:r>
        <m:d>
          <m:dPr>
            <m:begChr m:val="["/>
            <m:endChr m:val="]"/>
            <m:ctrlPr>
              <w:rPr>
                <w:rFonts w:ascii="Cambria Math" w:hAnsi="Cambria Math"/>
                <w:i/>
                <w:sz w:val="20"/>
              </w:rPr>
            </m:ctrlPr>
          </m:dPr>
          <m:e>
            <m:r>
              <w:rPr>
                <w:rFonts w:ascii="Cambria Math" w:hAnsi="Cambria Math"/>
              </w:rPr>
              <m:t>n</m:t>
            </m:r>
          </m:e>
        </m:d>
        <m:r>
          <w:rPr>
            <w:rFonts w:ascii="Cambria Math" w:hAnsi="Cambria Math"/>
            <w:sz w:val="20"/>
          </w:rPr>
          <m:t xml:space="preserve"> </m:t>
        </m:r>
      </m:oMath>
      <w:r>
        <w:rPr>
          <w:sz w:val="20"/>
        </w:rPr>
        <w:t xml:space="preserve">travels through a delayed channel it is convolved linearly with the channel delay </w:t>
      </w:r>
      <m:oMath>
        <m:r>
          <w:rPr>
            <w:rFonts w:ascii="Cambria Math" w:hAnsi="Cambria Math"/>
          </w:rPr>
          <m:t>H</m:t>
        </m:r>
        <m:d>
          <m:dPr>
            <m:begChr m:val="["/>
            <m:endChr m:val="]"/>
            <m:ctrlPr>
              <w:rPr>
                <w:rFonts w:ascii="Cambria Math" w:hAnsi="Cambria Math"/>
                <w:i/>
                <w:sz w:val="20"/>
              </w:rPr>
            </m:ctrlPr>
          </m:dPr>
          <m:e>
            <m:r>
              <w:rPr>
                <w:rFonts w:ascii="Cambria Math" w:hAnsi="Cambria Math"/>
              </w:rPr>
              <m:t>n</m:t>
            </m:r>
          </m:e>
        </m:d>
        <m:r>
          <w:rPr>
            <w:rFonts w:ascii="Cambria Math" w:hAnsi="Cambria Math"/>
            <w:sz w:val="20"/>
          </w:rPr>
          <m:t xml:space="preserve"> </m:t>
        </m:r>
      </m:oMath>
      <w:r>
        <w:rPr>
          <w:sz w:val="20"/>
        </w:rPr>
        <w:t xml:space="preserve">and hence </w:t>
      </w:r>
      <m:oMath>
        <m:r>
          <w:rPr>
            <w:rFonts w:ascii="Cambria Math" w:hAnsi="Cambria Math"/>
          </w:rPr>
          <m:t>Y</m:t>
        </m:r>
        <m:d>
          <m:dPr>
            <m:begChr m:val="["/>
            <m:endChr m:val="]"/>
            <m:ctrlPr>
              <w:rPr>
                <w:rFonts w:ascii="Cambria Math" w:hAnsi="Cambria Math"/>
                <w:i/>
                <w:sz w:val="20"/>
              </w:rPr>
            </m:ctrlPr>
          </m:dPr>
          <m:e>
            <m:r>
              <w:rPr>
                <w:rFonts w:ascii="Cambria Math" w:hAnsi="Cambria Math"/>
              </w:rPr>
              <m:t>n</m:t>
            </m:r>
          </m:e>
        </m:d>
        <m:r>
          <w:rPr>
            <w:rFonts w:ascii="Cambria Math" w:hAnsi="Cambria Math"/>
            <w:sz w:val="20"/>
          </w:rPr>
          <m:t xml:space="preserve">, </m:t>
        </m:r>
      </m:oMath>
      <w:r>
        <w:rPr>
          <w:sz w:val="20"/>
        </w:rPr>
        <w:t xml:space="preserve">no longer has the periodic properties for cyclic convolution. Implementing a 40 tap channel where the channel delays are </w:t>
      </w:r>
      <m:oMath>
        <m:r>
          <w:rPr>
            <w:rFonts w:ascii="Cambria Math" w:hAnsi="Cambria Math"/>
            <w:sz w:val="20"/>
          </w:rPr>
          <m:t>1</m:t>
        </m:r>
        <m:sSub>
          <m:sSubPr>
            <m:ctrlPr>
              <w:rPr>
                <w:rFonts w:ascii="Cambria Math" w:hAnsi="Cambria Math"/>
                <w:i/>
                <w:sz w:val="20"/>
              </w:rPr>
            </m:ctrlPr>
          </m:sSubPr>
          <m:e>
            <m:r>
              <w:rPr>
                <w:rFonts w:ascii="Cambria Math" w:hAnsi="Cambria Math"/>
                <w:sz w:val="20"/>
              </w:rPr>
              <m:t>T</m:t>
            </m:r>
          </m:e>
          <m:sub>
            <m:r>
              <w:rPr>
                <w:rFonts w:ascii="Cambria Math" w:hAnsi="Cambria Math"/>
                <w:sz w:val="20"/>
              </w:rPr>
              <m:t>s</m:t>
            </m:r>
          </m:sub>
        </m:sSub>
        <m:r>
          <w:rPr>
            <w:rFonts w:ascii="Cambria Math" w:hAnsi="Cambria Math"/>
            <w:sz w:val="20"/>
          </w:rPr>
          <m:t>, 18</m:t>
        </m:r>
        <m:sSub>
          <m:sSubPr>
            <m:ctrlPr>
              <w:rPr>
                <w:rFonts w:ascii="Cambria Math" w:hAnsi="Cambria Math"/>
                <w:i/>
                <w:sz w:val="20"/>
              </w:rPr>
            </m:ctrlPr>
          </m:sSubPr>
          <m:e>
            <m:r>
              <w:rPr>
                <w:rFonts w:ascii="Cambria Math" w:hAnsi="Cambria Math"/>
                <w:sz w:val="20"/>
              </w:rPr>
              <m:t>T</m:t>
            </m:r>
          </m:e>
          <m:sub>
            <m:r>
              <w:rPr>
                <w:rFonts w:ascii="Cambria Math" w:hAnsi="Cambria Math"/>
                <w:sz w:val="20"/>
              </w:rPr>
              <m:t>s</m:t>
            </m:r>
          </m:sub>
        </m:sSub>
        <m:r>
          <w:rPr>
            <w:rFonts w:ascii="Cambria Math" w:hAnsi="Cambria Math"/>
            <w:sz w:val="20"/>
          </w:rPr>
          <m:t>, 36</m:t>
        </m:r>
        <m:sSub>
          <m:sSubPr>
            <m:ctrlPr>
              <w:rPr>
                <w:rFonts w:ascii="Cambria Math" w:hAnsi="Cambria Math"/>
                <w:i/>
                <w:sz w:val="20"/>
              </w:rPr>
            </m:ctrlPr>
          </m:sSubPr>
          <m:e>
            <m:r>
              <w:rPr>
                <w:rFonts w:ascii="Cambria Math" w:hAnsi="Cambria Math"/>
                <w:sz w:val="20"/>
              </w:rPr>
              <m:t>T</m:t>
            </m:r>
          </m:e>
          <m:sub>
            <m:r>
              <w:rPr>
                <w:rFonts w:ascii="Cambria Math" w:hAnsi="Cambria Math"/>
                <w:sz w:val="20"/>
              </w:rPr>
              <m:t>s</m:t>
            </m:r>
          </m:sub>
        </m:sSub>
        <m:r>
          <w:rPr>
            <w:rFonts w:ascii="Cambria Math" w:hAnsi="Cambria Math"/>
            <w:sz w:val="20"/>
          </w:rPr>
          <m:t>, 37</m:t>
        </m:r>
        <m:sSub>
          <m:sSubPr>
            <m:ctrlPr>
              <w:rPr>
                <w:rFonts w:ascii="Cambria Math" w:hAnsi="Cambria Math"/>
                <w:i/>
                <w:sz w:val="20"/>
              </w:rPr>
            </m:ctrlPr>
          </m:sSubPr>
          <m:e>
            <m:r>
              <w:rPr>
                <w:rFonts w:ascii="Cambria Math" w:hAnsi="Cambria Math"/>
                <w:sz w:val="20"/>
              </w:rPr>
              <m:t>T</m:t>
            </m:r>
          </m:e>
          <m:sub>
            <m:r>
              <w:rPr>
                <w:rFonts w:ascii="Cambria Math" w:hAnsi="Cambria Math"/>
                <w:sz w:val="20"/>
              </w:rPr>
              <m:t>s</m:t>
            </m:r>
          </m:sub>
        </m:sSub>
      </m:oMath>
      <w:r>
        <w:rPr>
          <w:sz w:val="20"/>
        </w:rPr>
        <w:t xml:space="preserve"> producing the FFT's shown in </w:t>
      </w:r>
      <w:r w:rsidR="00B22FB0">
        <w:rPr>
          <w:sz w:val="20"/>
        </w:rPr>
        <w:fldChar w:fldCharType="begin"/>
      </w:r>
      <w:r>
        <w:rPr>
          <w:sz w:val="20"/>
        </w:rPr>
        <w:instrText xml:space="preserve"> REF _Ref348450770 \h </w:instrText>
      </w:r>
      <w:r w:rsidR="00B22FB0">
        <w:rPr>
          <w:sz w:val="20"/>
        </w:rPr>
      </w:r>
      <w:r w:rsidR="00B22FB0">
        <w:rPr>
          <w:sz w:val="20"/>
        </w:rPr>
        <w:fldChar w:fldCharType="separate"/>
      </w:r>
      <w:r>
        <w:t xml:space="preserve">Figure </w:t>
      </w:r>
      <w:r>
        <w:rPr>
          <w:noProof/>
        </w:rPr>
        <w:t>9</w:t>
      </w:r>
      <w:r w:rsidR="00B22FB0">
        <w:rPr>
          <w:sz w:val="20"/>
        </w:rPr>
        <w:fldChar w:fldCharType="end"/>
      </w:r>
      <w:r>
        <w:rPr>
          <w:sz w:val="20"/>
        </w:rPr>
        <w:t xml:space="preserve">. As the time delay is increase the ripple seen on each OFDM symbol is increase accordingly. The magnitude of the wanted signal is no longer unity in the frequency domain, where some of the frequency bins incur significant attenuation. The effects in terms of inter symbol interference can be seen in </w:t>
      </w:r>
      <w:r w:rsidR="00B22FB0">
        <w:rPr>
          <w:sz w:val="20"/>
        </w:rPr>
        <w:fldChar w:fldCharType="begin"/>
      </w:r>
      <w:r>
        <w:rPr>
          <w:sz w:val="20"/>
        </w:rPr>
        <w:instrText xml:space="preserve"> REF _Ref348452620 \h </w:instrText>
      </w:r>
      <w:r w:rsidR="00B22FB0">
        <w:rPr>
          <w:sz w:val="20"/>
        </w:rPr>
      </w:r>
      <w:r w:rsidR="00B22FB0">
        <w:rPr>
          <w:sz w:val="20"/>
        </w:rPr>
        <w:fldChar w:fldCharType="separate"/>
      </w:r>
      <w:r>
        <w:t xml:space="preserve">Figure </w:t>
      </w:r>
      <w:r>
        <w:rPr>
          <w:noProof/>
        </w:rPr>
        <w:t>10</w:t>
      </w:r>
      <w:r w:rsidR="00B22FB0">
        <w:rPr>
          <w:sz w:val="20"/>
        </w:rPr>
        <w:fldChar w:fldCharType="end"/>
      </w:r>
      <w:r>
        <w:rPr>
          <w:sz w:val="20"/>
        </w:rPr>
        <w:t>, where the phase and amplitude of the signal as been altered due to the channel. Subplot one clearly shows that the constellation points are almost circulating around the unit power circle, as the delay increase shown in the subsequent subplot the constellation points tend away from the unit power circle.  Hence the constellation points cannot be recover</w:t>
      </w:r>
      <w:ins w:id="72" w:author="IPWireless" w:date="2013-03-06T17:39:00Z">
        <w:r>
          <w:rPr>
            <w:sz w:val="20"/>
          </w:rPr>
          <w:t>ed</w:t>
        </w:r>
      </w:ins>
      <w:r>
        <w:rPr>
          <w:sz w:val="20"/>
        </w:rPr>
        <w:t xml:space="preserve"> in the current systems implementation.</w:t>
      </w:r>
    </w:p>
    <w:p w:rsidR="00C06E26" w:rsidRPr="00AC27D1" w:rsidRDefault="00073B72" w:rsidP="00AC27D1">
      <w:pPr>
        <w:jc w:val="center"/>
        <w:rPr>
          <w:sz w:val="20"/>
        </w:rPr>
      </w:pPr>
      <w:r>
        <w:rPr>
          <w:noProof/>
          <w:sz w:val="20"/>
          <w:lang w:eastAsia="en-GB"/>
        </w:rPr>
        <w:drawing>
          <wp:inline distT="0" distB="0" distL="0" distR="0">
            <wp:extent cx="5857240" cy="4364990"/>
            <wp:effectExtent l="0" t="0" r="0" b="0"/>
            <wp:docPr id="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857240" cy="4364990"/>
                    </a:xfrm>
                    <a:prstGeom prst="rect">
                      <a:avLst/>
                    </a:prstGeom>
                    <a:noFill/>
                    <a:ln w="9525">
                      <a:noFill/>
                      <a:miter lim="800000"/>
                      <a:headEnd/>
                      <a:tailEnd/>
                    </a:ln>
                  </pic:spPr>
                </pic:pic>
              </a:graphicData>
            </a:graphic>
          </wp:inline>
        </w:drawing>
      </w:r>
    </w:p>
    <w:p w:rsidR="00C06E26" w:rsidRDefault="00C06E26" w:rsidP="0031689E">
      <w:pPr>
        <w:pStyle w:val="Caption"/>
      </w:pPr>
      <w:bookmarkStart w:id="73" w:name="_Ref348450770"/>
      <w:bookmarkStart w:id="74" w:name="_Toc348948548"/>
      <w:r>
        <w:t xml:space="preserve">Figure </w:t>
      </w:r>
      <w:fldSimple w:instr=" SEQ Figure \* ARABIC ">
        <w:r>
          <w:rPr>
            <w:noProof/>
          </w:rPr>
          <w:t>9</w:t>
        </w:r>
      </w:fldSimple>
      <w:bookmarkEnd w:id="73"/>
      <w:r>
        <w:t>-Channel Delayed Spectrum Analysis</w:t>
      </w:r>
      <w:bookmarkEnd w:id="74"/>
    </w:p>
    <w:p w:rsidR="00C06E26" w:rsidRDefault="00073B72" w:rsidP="0031689E">
      <w:pPr>
        <w:pStyle w:val="BodyText"/>
        <w:jc w:val="center"/>
      </w:pPr>
      <w:r>
        <w:rPr>
          <w:noProof/>
          <w:lang w:eastAsia="en-GB"/>
        </w:rPr>
        <w:lastRenderedPageBreak/>
        <w:drawing>
          <wp:inline distT="0" distB="0" distL="0" distR="0">
            <wp:extent cx="5857240" cy="4364990"/>
            <wp:effectExtent l="0" t="0" r="0" b="0"/>
            <wp:docPr id="1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857240" cy="4364990"/>
                    </a:xfrm>
                    <a:prstGeom prst="rect">
                      <a:avLst/>
                    </a:prstGeom>
                    <a:noFill/>
                    <a:ln w="9525">
                      <a:noFill/>
                      <a:miter lim="800000"/>
                      <a:headEnd/>
                      <a:tailEnd/>
                    </a:ln>
                  </pic:spPr>
                </pic:pic>
              </a:graphicData>
            </a:graphic>
          </wp:inline>
        </w:drawing>
      </w:r>
    </w:p>
    <w:p w:rsidR="00C06E26" w:rsidRDefault="00C06E26" w:rsidP="0031689E">
      <w:pPr>
        <w:pStyle w:val="Caption"/>
      </w:pPr>
      <w:bookmarkStart w:id="75" w:name="_Ref348452620"/>
      <w:bookmarkStart w:id="76" w:name="_Toc348948549"/>
      <w:r>
        <w:t xml:space="preserve">Figure </w:t>
      </w:r>
      <w:fldSimple w:instr=" SEQ Figure \* ARABIC ">
        <w:r>
          <w:rPr>
            <w:noProof/>
          </w:rPr>
          <w:t>10</w:t>
        </w:r>
      </w:fldSimple>
      <w:bookmarkEnd w:id="75"/>
      <w:r>
        <w:t>-The Effects of a Time Varying Channel on I and Q Components</w:t>
      </w:r>
      <w:bookmarkEnd w:id="76"/>
    </w:p>
    <w:p w:rsidR="00C06E26" w:rsidRDefault="00C06E26" w:rsidP="00BD6B40">
      <w:pPr>
        <w:pStyle w:val="BodyText"/>
      </w:pPr>
      <w:r>
        <w:t xml:space="preserve">If we define a time varying multipath channel the effects a channel has on the received signal </w:t>
      </w:r>
      <m:oMath>
        <m:r>
          <w:rPr>
            <w:rFonts w:ascii="Cambria Math" w:hAnsi="Cambria Math"/>
          </w:rPr>
          <m:t>y</m:t>
        </m:r>
        <m:d>
          <m:dPr>
            <m:begChr m:val="["/>
            <m:endChr m:val="]"/>
            <m:ctrlPr>
              <w:rPr>
                <w:rFonts w:ascii="Cambria Math" w:hAnsi="Cambria Math"/>
                <w:i/>
              </w:rPr>
            </m:ctrlPr>
          </m:dPr>
          <m:e>
            <m:r>
              <w:rPr>
                <w:rFonts w:ascii="Cambria Math" w:hAnsi="Cambria Math"/>
              </w:rPr>
              <m:t>n</m:t>
            </m:r>
          </m:e>
        </m:d>
      </m:oMath>
      <w:r>
        <w:t xml:space="preserve"> can be analysed in full. Denoting the multipath channel as:</w:t>
      </w:r>
    </w:p>
    <w:tbl>
      <w:tblPr>
        <w:tblW w:w="5000" w:type="pct"/>
        <w:tblLook w:val="00A0"/>
      </w:tblPr>
      <w:tblGrid>
        <w:gridCol w:w="1437"/>
        <w:gridCol w:w="6703"/>
        <w:gridCol w:w="1436"/>
      </w:tblGrid>
      <w:tr w:rsidR="00C06E26" w:rsidTr="00FF7C2B">
        <w:tc>
          <w:tcPr>
            <w:tcW w:w="750" w:type="pct"/>
          </w:tcPr>
          <w:p w:rsidR="00C06E26" w:rsidRPr="00FF7C2B" w:rsidRDefault="00C06E26" w:rsidP="00C26846">
            <w:pPr>
              <w:pStyle w:val="BodyText"/>
              <w:rPr>
                <w:sz w:val="20"/>
              </w:rPr>
            </w:pPr>
          </w:p>
        </w:tc>
        <w:tc>
          <w:tcPr>
            <w:tcW w:w="3500" w:type="pct"/>
          </w:tcPr>
          <w:p w:rsidR="00C06E26" w:rsidRPr="00FF7C2B" w:rsidRDefault="00073B72" w:rsidP="00917214">
            <w:pPr>
              <w:pStyle w:val="BodyText"/>
              <w:rPr>
                <w:sz w:val="20"/>
              </w:rPr>
            </w:pPr>
            <m:oMathPara>
              <m:oMath>
                <m:r>
                  <w:rPr>
                    <w:rFonts w:ascii="Cambria Math" w:hAnsi="Cambria Math"/>
                    <w:sz w:val="20"/>
                  </w:rPr>
                  <m:t>h</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 xml:space="preserve">0 </m:t>
                              </m:r>
                            </m:sub>
                          </m:sSub>
                        </m:e>
                        <m:e>
                          <m:sSub>
                            <m:sSubPr>
                              <m:ctrlPr>
                                <w:rPr>
                                  <w:rFonts w:ascii="Cambria Math" w:hAnsi="Cambria Math"/>
                                  <w:i/>
                                </w:rPr>
                              </m:ctrlPr>
                            </m:sSubPr>
                            <m:e>
                              <m:r>
                                <w:rPr>
                                  <w:rFonts w:ascii="Cambria Math" w:hAnsi="Cambria Math"/>
                                </w:rPr>
                                <m:t>h</m:t>
                              </m:r>
                            </m:e>
                            <m:sub>
                              <m:r>
                                <w:rPr>
                                  <w:rFonts w:ascii="Cambria Math" w:hAnsi="Cambria Math"/>
                                </w:rPr>
                                <m:t xml:space="preserve">1 </m:t>
                              </m:r>
                            </m:sub>
                          </m:sSub>
                        </m:e>
                        <m:e>
                          <m:sSub>
                            <m:sSubPr>
                              <m:ctrlPr>
                                <w:rPr>
                                  <w:rFonts w:ascii="Cambria Math" w:hAnsi="Cambria Math"/>
                                  <w:i/>
                                </w:rPr>
                              </m:ctrlPr>
                            </m:sSubPr>
                            <m:e>
                              <m:r>
                                <w:rPr>
                                  <w:rFonts w:ascii="Cambria Math" w:hAnsi="Cambria Math"/>
                                </w:rPr>
                                <m:t>h</m:t>
                              </m:r>
                            </m:e>
                            <m:sub>
                              <m:r>
                                <w:rPr>
                                  <w:rFonts w:ascii="Cambria Math" w:hAnsi="Cambria Math"/>
                                </w:rPr>
                                <m:t xml:space="preserve">2 </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h</m:t>
                                    </m:r>
                                  </m:e>
                                  <m:sub>
                                    <m:r>
                                      <w:rPr>
                                        <w:rFonts w:ascii="Cambria Math" w:hAnsi="Cambria Math"/>
                                      </w:rPr>
                                      <m:t xml:space="preserve">K-1 </m:t>
                                    </m:r>
                                  </m:sub>
                                </m:sSub>
                              </m:e>
                            </m:mr>
                          </m:m>
                        </m:e>
                      </m:mr>
                    </m:m>
                  </m:e>
                </m:d>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AD585E">
      <w:pPr>
        <w:pStyle w:val="BodyText"/>
        <w:rPr>
          <w:noProof/>
          <w:lang w:eastAsia="en-GB"/>
        </w:rPr>
      </w:pPr>
      <w:r>
        <w:rPr>
          <w:noProof/>
          <w:lang w:eastAsia="en-GB"/>
        </w:rPr>
        <w:t xml:space="preserve">Setting a random value of </w:t>
      </w:r>
      <m:oMath>
        <m:r>
          <w:rPr>
            <w:rFonts w:ascii="Cambria Math" w:hAnsi="Cambria Math"/>
          </w:rPr>
          <m:t>h</m:t>
        </m:r>
        <m:d>
          <m:dPr>
            <m:begChr m:val="["/>
            <m:endChr m:val="]"/>
            <m:ctrlPr>
              <w:rPr>
                <w:rFonts w:ascii="Cambria Math" w:hAnsi="Cambria Math"/>
                <w:i/>
                <w:sz w:val="20"/>
              </w:rPr>
            </m:ctrlPr>
          </m:dPr>
          <m:e>
            <m:r>
              <w:rPr>
                <w:rFonts w:ascii="Cambria Math" w:hAnsi="Cambria Math"/>
              </w:rPr>
              <m:t>k</m:t>
            </m:r>
          </m:e>
        </m:d>
      </m:oMath>
      <w:r>
        <w:rPr>
          <w:noProof/>
          <w:sz w:val="20"/>
        </w:rPr>
        <w:t xml:space="preserve"> as the Random Rayleigh Variable and there rest of the channel to zero and hence producing a single tapped channel. The channel impulse response causes a shift it time in respect to the position of the Random Rayleigh Variable. Where the Random Rayleigh Variable is denoted as </w:t>
      </w:r>
      <m:oMath>
        <m:r>
          <w:rPr>
            <w:rFonts w:ascii="Cambria Math" w:hAnsi="Cambria Math"/>
            <w:noProof/>
            <w:sz w:val="20"/>
          </w:rPr>
          <m:t>α</m:t>
        </m:r>
        <m:sSup>
          <m:sSupPr>
            <m:ctrlPr>
              <w:rPr>
                <w:rFonts w:ascii="Cambria Math" w:hAnsi="Cambria Math"/>
                <w:i/>
                <w:noProof/>
                <w:sz w:val="20"/>
              </w:rPr>
            </m:ctrlPr>
          </m:sSupPr>
          <m:e>
            <m:r>
              <w:rPr>
                <w:rFonts w:ascii="Cambria Math" w:hAnsi="Cambria Math"/>
                <w:noProof/>
                <w:sz w:val="20"/>
              </w:rPr>
              <m:t>e</m:t>
            </m:r>
          </m:e>
          <m:sup>
            <m:r>
              <w:rPr>
                <w:rFonts w:ascii="Cambria Math" w:hAnsi="Cambria Math"/>
                <w:noProof/>
                <w:sz w:val="20"/>
              </w:rPr>
              <m:t>jθ</m:t>
            </m:r>
          </m:sup>
        </m:sSup>
      </m:oMath>
      <w:r>
        <w:rPr>
          <w:noProof/>
          <w:lang w:eastAsia="en-GB"/>
        </w:rPr>
        <w:t xml:space="preserve">. </w:t>
      </w:r>
      <w:r>
        <w:rPr>
          <w:noProof/>
          <w:sz w:val="20"/>
        </w:rPr>
        <w:t xml:space="preserve">If we donte each subcarrier </w:t>
      </w:r>
      <m:oMath>
        <m:r>
          <w:rPr>
            <w:rFonts w:ascii="Cambria Math" w:hAnsi="Cambria Math"/>
            <w:noProof/>
            <w:sz w:val="20"/>
          </w:rPr>
          <m:t>x</m:t>
        </m:r>
        <m:d>
          <m:dPr>
            <m:begChr m:val="["/>
            <m:endChr m:val="]"/>
            <m:ctrlPr>
              <w:rPr>
                <w:rFonts w:ascii="Cambria Math" w:hAnsi="Cambria Math"/>
                <w:i/>
                <w:sz w:val="20"/>
              </w:rPr>
            </m:ctrlPr>
          </m:dPr>
          <m:e>
            <m:r>
              <w:rPr>
                <w:rFonts w:ascii="Cambria Math" w:hAnsi="Cambria Math"/>
              </w:rPr>
              <m:t>n</m:t>
            </m:r>
          </m:e>
        </m:d>
        <m:r>
          <m:rPr>
            <m:sty m:val="p"/>
          </m:rPr>
          <w:rPr>
            <w:rFonts w:ascii="Cambria Math" w:hAnsi="Cambria Math"/>
          </w:rPr>
          <m:t xml:space="preserve"> </m:t>
        </m:r>
        <m:r>
          <w:rPr>
            <w:rFonts w:ascii="Cambria Math" w:hAnsi="Cambria Math"/>
            <w:noProof/>
            <w:sz w:val="20"/>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n</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sup>
        </m:sSup>
      </m:oMath>
      <w:r>
        <w:rPr>
          <w:noProof/>
        </w:rPr>
        <w:t xml:space="preserve"> as periously shown then the recived signal is in the form.</w:t>
      </w:r>
    </w:p>
    <w:tbl>
      <w:tblPr>
        <w:tblW w:w="5000" w:type="pct"/>
        <w:tblLook w:val="00A0"/>
      </w:tblPr>
      <w:tblGrid>
        <w:gridCol w:w="1437"/>
        <w:gridCol w:w="6703"/>
        <w:gridCol w:w="1436"/>
      </w:tblGrid>
      <w:tr w:rsidR="00C06E26" w:rsidTr="00FF7C2B">
        <w:tc>
          <w:tcPr>
            <w:tcW w:w="750" w:type="pct"/>
          </w:tcPr>
          <w:p w:rsidR="00C06E26" w:rsidRPr="00FF7C2B" w:rsidRDefault="00C06E26" w:rsidP="00C26846">
            <w:pPr>
              <w:pStyle w:val="BodyText"/>
              <w:rPr>
                <w:sz w:val="20"/>
              </w:rPr>
            </w:pPr>
          </w:p>
        </w:tc>
        <w:tc>
          <w:tcPr>
            <w:tcW w:w="3500" w:type="pct"/>
          </w:tcPr>
          <w:p w:rsidR="00C06E26" w:rsidRPr="00FF7C2B" w:rsidRDefault="00073B72" w:rsidP="00917214">
            <w:pPr>
              <w:pStyle w:val="BodyText"/>
              <w:rPr>
                <w:sz w:val="20"/>
              </w:rPr>
            </w:pPr>
            <m:oMathPara>
              <m:oMath>
                <m:r>
                  <w:rPr>
                    <w:rFonts w:ascii="Cambria Math" w:hAnsi="Cambria Math"/>
                    <w:sz w:val="20"/>
                  </w:rPr>
                  <m:t>y</m:t>
                </m:r>
                <m:d>
                  <m:dPr>
                    <m:begChr m:val="["/>
                    <m:endChr m:val="]"/>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noProof/>
                      </w:rPr>
                    </m:ctrlPr>
                  </m:dPr>
                  <m:e>
                    <m:r>
                      <w:rPr>
                        <w:rFonts w:ascii="Cambria Math" w:hAnsi="Cambria Math"/>
                        <w:noProof/>
                      </w:rPr>
                      <m:t>x</m:t>
                    </m:r>
                    <m:d>
                      <m:dPr>
                        <m:begChr m:val="["/>
                        <m:endChr m:val="]"/>
                        <m:ctrlPr>
                          <w:rPr>
                            <w:rFonts w:ascii="Cambria Math" w:hAnsi="Cambria Math"/>
                            <w:i/>
                          </w:rPr>
                        </m:ctrlPr>
                      </m:dPr>
                      <m:e>
                        <m:r>
                          <w:rPr>
                            <w:rFonts w:ascii="Cambria Math" w:hAnsi="Cambria Math"/>
                          </w:rPr>
                          <m:t>n</m:t>
                        </m:r>
                      </m:e>
                    </m:d>
                    <m:r>
                      <w:rPr>
                        <w:rFonts w:ascii="Cambria Math" w:hAnsi="Cambria Math"/>
                        <w:noProof/>
                      </w:rPr>
                      <m:t>*</m:t>
                    </m:r>
                    <m:r>
                      <w:rPr>
                        <w:rFonts w:ascii="Cambria Math" w:hAnsi="Cambria Math"/>
                      </w:rPr>
                      <m:t>h</m:t>
                    </m:r>
                    <m:d>
                      <m:dPr>
                        <m:begChr m:val="["/>
                        <m:endChr m:val="]"/>
                        <m:ctrlPr>
                          <w:rPr>
                            <w:rFonts w:ascii="Cambria Math" w:hAnsi="Cambria Math"/>
                            <w:i/>
                          </w:rPr>
                        </m:ctrlPr>
                      </m:dPr>
                      <m:e>
                        <m:r>
                          <w:rPr>
                            <w:rFonts w:ascii="Cambria Math" w:hAnsi="Cambria Math"/>
                          </w:rPr>
                          <m:t>k</m:t>
                        </m:r>
                      </m:e>
                    </m:d>
                  </m:e>
                </m:d>
                <m:r>
                  <w:rPr>
                    <w:rFonts w:ascii="Cambria Math" w:hAnsi="Cambria Math"/>
                    <w:noProof/>
                  </w:rPr>
                  <m:t>+z</m:t>
                </m:r>
                <m:d>
                  <m:dPr>
                    <m:begChr m:val="["/>
                    <m:endChr m:val="]"/>
                    <m:ctrlPr>
                      <w:rPr>
                        <w:rFonts w:ascii="Cambria Math" w:hAnsi="Cambria Math"/>
                        <w:i/>
                      </w:rPr>
                    </m:ctrlPr>
                  </m:dPr>
                  <m:e>
                    <m:r>
                      <w:rPr>
                        <w:rFonts w:ascii="Cambria Math" w:hAnsi="Cambria Math"/>
                      </w:rPr>
                      <m:t>n</m:t>
                    </m:r>
                  </m:e>
                </m:d>
              </m:oMath>
            </m:oMathPara>
          </w:p>
        </w:tc>
        <w:tc>
          <w:tcPr>
            <w:tcW w:w="750" w:type="pct"/>
          </w:tcPr>
          <w:p w:rsidR="00C06E26" w:rsidRPr="00FF7C2B" w:rsidRDefault="00C06E26" w:rsidP="00FF7C2B">
            <w:pPr>
              <w:pStyle w:val="BodyText"/>
              <w:numPr>
                <w:ilvl w:val="0"/>
                <w:numId w:val="37"/>
              </w:numPr>
              <w:rPr>
                <w:sz w:val="20"/>
              </w:rPr>
            </w:pPr>
          </w:p>
        </w:tc>
      </w:tr>
      <w:tr w:rsidR="00C06E26" w:rsidTr="00FF7C2B">
        <w:tc>
          <w:tcPr>
            <w:tcW w:w="750" w:type="pct"/>
          </w:tcPr>
          <w:p w:rsidR="00C06E26" w:rsidRPr="00FF7C2B" w:rsidRDefault="00C06E26" w:rsidP="00C26846">
            <w:pPr>
              <w:pStyle w:val="BodyText"/>
              <w:rPr>
                <w:sz w:val="20"/>
              </w:rPr>
            </w:pPr>
          </w:p>
        </w:tc>
        <w:tc>
          <w:tcPr>
            <w:tcW w:w="3500" w:type="pct"/>
          </w:tcPr>
          <w:p w:rsidR="00C06E26" w:rsidRPr="00FF7C2B" w:rsidRDefault="00073B72" w:rsidP="002A4D3F">
            <w:pPr>
              <w:pStyle w:val="BodyText"/>
              <w:rPr>
                <w:sz w:val="20"/>
              </w:rPr>
            </w:pPr>
            <m:oMathPara>
              <m:oMath>
                <m:r>
                  <w:rPr>
                    <w:rFonts w:ascii="Cambria Math" w:hAnsi="Cambria Math"/>
                    <w:sz w:val="20"/>
                  </w:rPr>
                  <m:t>y</m:t>
                </m:r>
                <m:d>
                  <m:dPr>
                    <m:begChr m:val="["/>
                    <m:endChr m:val="]"/>
                    <m:ctrlPr>
                      <w:rPr>
                        <w:rFonts w:ascii="Cambria Math" w:hAnsi="Cambria Math"/>
                        <w:i/>
                      </w:rPr>
                    </m:ctrlPr>
                  </m:dPr>
                  <m:e>
                    <m:r>
                      <w:rPr>
                        <w:rFonts w:ascii="Cambria Math" w:hAnsi="Cambria Math"/>
                      </w:rPr>
                      <m:t>0</m:t>
                    </m:r>
                  </m:e>
                </m:d>
                <m:r>
                  <w:rPr>
                    <w:rFonts w:ascii="Cambria Math" w:hAnsi="Cambria Math"/>
                  </w:rPr>
                  <m:t>=</m:t>
                </m:r>
                <m:r>
                  <w:rPr>
                    <w:rFonts w:ascii="Cambria Math" w:hAnsi="Cambria Math"/>
                    <w:noProof/>
                  </w:rPr>
                  <m:t>x</m:t>
                </m:r>
                <m:d>
                  <m:dPr>
                    <m:begChr m:val="["/>
                    <m:endChr m:val="]"/>
                    <m:ctrlPr>
                      <w:rPr>
                        <w:rFonts w:ascii="Cambria Math" w:hAnsi="Cambria Math"/>
                        <w:i/>
                      </w:rPr>
                    </m:ctrlPr>
                  </m:dPr>
                  <m:e>
                    <m:r>
                      <w:rPr>
                        <w:rFonts w:ascii="Cambria Math" w:hAnsi="Cambria Math"/>
                      </w:rPr>
                      <m:t>0</m:t>
                    </m:r>
                  </m:e>
                </m:d>
                <m:r>
                  <w:rPr>
                    <w:rFonts w:ascii="Cambria Math" w:hAnsi="Cambria Math"/>
                    <w:noProof/>
                  </w:rPr>
                  <m:t>.</m:t>
                </m:r>
                <m:r>
                  <w:rPr>
                    <w:rFonts w:ascii="Cambria Math" w:hAnsi="Cambria Math"/>
                  </w:rPr>
                  <m:t>h</m:t>
                </m:r>
                <m:d>
                  <m:dPr>
                    <m:begChr m:val="["/>
                    <m:endChr m:val="]"/>
                    <m:ctrlPr>
                      <w:rPr>
                        <w:rFonts w:ascii="Cambria Math" w:hAnsi="Cambria Math"/>
                        <w:i/>
                      </w:rPr>
                    </m:ctrlPr>
                  </m:dPr>
                  <m:e>
                    <m:r>
                      <w:rPr>
                        <w:rFonts w:ascii="Cambria Math" w:hAnsi="Cambria Math"/>
                      </w:rPr>
                      <m:t>0</m:t>
                    </m:r>
                  </m:e>
                </m:d>
                <m:r>
                  <w:rPr>
                    <w:rFonts w:ascii="Cambria Math" w:hAnsi="Cambria Math"/>
                    <w:noProof/>
                  </w:rPr>
                  <m:t>+z</m:t>
                </m:r>
                <m:d>
                  <m:dPr>
                    <m:begChr m:val="["/>
                    <m:endChr m:val="]"/>
                    <m:ctrlPr>
                      <w:rPr>
                        <w:rFonts w:ascii="Cambria Math" w:hAnsi="Cambria Math"/>
                        <w:i/>
                      </w:rPr>
                    </m:ctrlPr>
                  </m:dPr>
                  <m:e>
                    <m:r>
                      <w:rPr>
                        <w:rFonts w:ascii="Cambria Math" w:hAnsi="Cambria Math"/>
                      </w:rPr>
                      <m:t>0</m:t>
                    </m:r>
                  </m:e>
                </m:d>
              </m:oMath>
            </m:oMathPara>
          </w:p>
        </w:tc>
        <w:tc>
          <w:tcPr>
            <w:tcW w:w="750" w:type="pct"/>
          </w:tcPr>
          <w:p w:rsidR="00C06E26" w:rsidRPr="00FF7C2B" w:rsidRDefault="00C06E26" w:rsidP="00FF7C2B">
            <w:pPr>
              <w:pStyle w:val="BodyText"/>
              <w:numPr>
                <w:ilvl w:val="0"/>
                <w:numId w:val="37"/>
              </w:numPr>
              <w:rPr>
                <w:sz w:val="20"/>
              </w:rPr>
            </w:pPr>
          </w:p>
        </w:tc>
      </w:tr>
      <w:tr w:rsidR="00C06E26" w:rsidTr="00FF7C2B">
        <w:tc>
          <w:tcPr>
            <w:tcW w:w="750" w:type="pct"/>
          </w:tcPr>
          <w:p w:rsidR="00C06E26" w:rsidRPr="00FF7C2B" w:rsidRDefault="00C06E26" w:rsidP="00C26846">
            <w:pPr>
              <w:pStyle w:val="BodyText"/>
              <w:rPr>
                <w:sz w:val="20"/>
              </w:rPr>
            </w:pPr>
          </w:p>
        </w:tc>
        <w:tc>
          <w:tcPr>
            <w:tcW w:w="3500" w:type="pct"/>
          </w:tcPr>
          <w:p w:rsidR="00C06E26" w:rsidRPr="00FF7C2B" w:rsidRDefault="00073B72" w:rsidP="002A4D3F">
            <w:pPr>
              <w:pStyle w:val="BodyText"/>
              <w:rPr>
                <w:sz w:val="20"/>
              </w:rPr>
            </w:pPr>
            <m:oMathPara>
              <m:oMath>
                <m:r>
                  <w:rPr>
                    <w:rFonts w:ascii="Cambria Math" w:hAnsi="Cambria Math"/>
                    <w:sz w:val="20"/>
                  </w:rPr>
                  <m:t>y</m:t>
                </m:r>
                <m:d>
                  <m:dPr>
                    <m:begChr m:val="["/>
                    <m:endChr m:val="]"/>
                    <m:ctrlPr>
                      <w:rPr>
                        <w:rFonts w:ascii="Cambria Math" w:hAnsi="Cambria Math"/>
                        <w:i/>
                      </w:rPr>
                    </m:ctrlPr>
                  </m:dPr>
                  <m:e>
                    <m:r>
                      <w:rPr>
                        <w:rFonts w:ascii="Cambria Math" w:hAnsi="Cambria Math"/>
                      </w:rPr>
                      <m:t>1</m:t>
                    </m:r>
                  </m:e>
                </m:d>
                <m:r>
                  <w:rPr>
                    <w:rFonts w:ascii="Cambria Math" w:hAnsi="Cambria Math"/>
                  </w:rPr>
                  <m:t>=</m:t>
                </m:r>
                <m:r>
                  <w:rPr>
                    <w:rFonts w:ascii="Cambria Math" w:hAnsi="Cambria Math"/>
                    <w:noProof/>
                  </w:rPr>
                  <m:t>x</m:t>
                </m:r>
                <m:d>
                  <m:dPr>
                    <m:begChr m:val="["/>
                    <m:endChr m:val="]"/>
                    <m:ctrlPr>
                      <w:rPr>
                        <w:rFonts w:ascii="Cambria Math" w:hAnsi="Cambria Math"/>
                        <w:i/>
                      </w:rPr>
                    </m:ctrlPr>
                  </m:dPr>
                  <m:e>
                    <m:r>
                      <w:rPr>
                        <w:rFonts w:ascii="Cambria Math" w:hAnsi="Cambria Math"/>
                      </w:rPr>
                      <m:t>0</m:t>
                    </m:r>
                  </m:e>
                </m:d>
                <m:r>
                  <w:rPr>
                    <w:rFonts w:ascii="Cambria Math" w:hAnsi="Cambria Math"/>
                    <w:noProof/>
                  </w:rPr>
                  <m:t>.</m:t>
                </m:r>
                <m:r>
                  <w:rPr>
                    <w:rFonts w:ascii="Cambria Math" w:hAnsi="Cambria Math"/>
                  </w:rPr>
                  <m:t>h</m:t>
                </m:r>
                <m:d>
                  <m:dPr>
                    <m:begChr m:val="["/>
                    <m:endChr m:val="]"/>
                    <m:ctrlPr>
                      <w:rPr>
                        <w:rFonts w:ascii="Cambria Math" w:hAnsi="Cambria Math"/>
                        <w:i/>
                      </w:rPr>
                    </m:ctrlPr>
                  </m:dPr>
                  <m:e>
                    <m:r>
                      <w:rPr>
                        <w:rFonts w:ascii="Cambria Math" w:hAnsi="Cambria Math"/>
                      </w:rPr>
                      <m:t>0</m:t>
                    </m:r>
                  </m:e>
                </m:d>
                <m:r>
                  <w:rPr>
                    <w:rFonts w:ascii="Cambria Math" w:hAnsi="Cambria Math"/>
                    <w:noProof/>
                  </w:rPr>
                  <m:t>+z</m:t>
                </m:r>
                <m:d>
                  <m:dPr>
                    <m:begChr m:val="["/>
                    <m:endChr m:val="]"/>
                    <m:ctrlPr>
                      <w:rPr>
                        <w:rFonts w:ascii="Cambria Math" w:hAnsi="Cambria Math"/>
                        <w:i/>
                      </w:rPr>
                    </m:ctrlPr>
                  </m:dPr>
                  <m:e>
                    <m:r>
                      <w:rPr>
                        <w:rFonts w:ascii="Cambria Math" w:hAnsi="Cambria Math"/>
                      </w:rPr>
                      <m:t>0</m:t>
                    </m:r>
                  </m:e>
                </m:d>
                <m:r>
                  <w:rPr>
                    <w:rFonts w:ascii="Cambria Math" w:hAnsi="Cambria Math"/>
                  </w:rPr>
                  <m:t>+</m:t>
                </m:r>
                <m:r>
                  <w:rPr>
                    <w:rFonts w:ascii="Cambria Math" w:hAnsi="Cambria Math"/>
                    <w:noProof/>
                  </w:rPr>
                  <m:t>x</m:t>
                </m:r>
                <m:d>
                  <m:dPr>
                    <m:begChr m:val="["/>
                    <m:endChr m:val="]"/>
                    <m:ctrlPr>
                      <w:rPr>
                        <w:rFonts w:ascii="Cambria Math" w:hAnsi="Cambria Math"/>
                        <w:i/>
                      </w:rPr>
                    </m:ctrlPr>
                  </m:dPr>
                  <m:e>
                    <m:r>
                      <w:rPr>
                        <w:rFonts w:ascii="Cambria Math" w:hAnsi="Cambria Math"/>
                      </w:rPr>
                      <m:t>1</m:t>
                    </m:r>
                  </m:e>
                </m:d>
                <m:r>
                  <w:rPr>
                    <w:rFonts w:ascii="Cambria Math" w:hAnsi="Cambria Math"/>
                    <w:noProof/>
                  </w:rPr>
                  <m:t>.</m:t>
                </m:r>
                <m:r>
                  <w:rPr>
                    <w:rFonts w:ascii="Cambria Math" w:hAnsi="Cambria Math"/>
                  </w:rPr>
                  <m:t>h</m:t>
                </m:r>
                <m:d>
                  <m:dPr>
                    <m:begChr m:val="["/>
                    <m:endChr m:val="]"/>
                    <m:ctrlPr>
                      <w:rPr>
                        <w:rFonts w:ascii="Cambria Math" w:hAnsi="Cambria Math"/>
                        <w:i/>
                      </w:rPr>
                    </m:ctrlPr>
                  </m:dPr>
                  <m:e>
                    <m:r>
                      <w:rPr>
                        <w:rFonts w:ascii="Cambria Math" w:hAnsi="Cambria Math"/>
                      </w:rPr>
                      <m:t>1</m:t>
                    </m:r>
                  </m:e>
                </m:d>
                <m:r>
                  <w:rPr>
                    <w:rFonts w:ascii="Cambria Math" w:hAnsi="Cambria Math"/>
                    <w:noProof/>
                  </w:rPr>
                  <m:t>+z</m:t>
                </m:r>
                <m:d>
                  <m:dPr>
                    <m:begChr m:val="["/>
                    <m:endChr m:val="]"/>
                    <m:ctrlPr>
                      <w:rPr>
                        <w:rFonts w:ascii="Cambria Math" w:hAnsi="Cambria Math"/>
                        <w:i/>
                      </w:rPr>
                    </m:ctrlPr>
                  </m:dPr>
                  <m:e>
                    <m:r>
                      <w:rPr>
                        <w:rFonts w:ascii="Cambria Math" w:hAnsi="Cambria Math"/>
                      </w:rPr>
                      <m:t>1</m:t>
                    </m:r>
                  </m:e>
                </m:d>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A1526C">
      <w:pPr>
        <w:pStyle w:val="BodyText"/>
        <w:rPr>
          <w:noProof/>
          <w:szCs w:val="22"/>
        </w:rPr>
      </w:pPr>
      <w:r w:rsidRPr="005D6962">
        <w:rPr>
          <w:noProof/>
          <w:szCs w:val="22"/>
          <w:lang w:eastAsia="en-GB"/>
        </w:rPr>
        <w:lastRenderedPageBreak/>
        <w:t>This pro</w:t>
      </w:r>
      <w:del w:id="77" w:author="IPWireless" w:date="2013-03-06T17:40:00Z">
        <w:r w:rsidRPr="005D6962" w:rsidDel="00A1526C">
          <w:rPr>
            <w:noProof/>
            <w:szCs w:val="22"/>
            <w:lang w:eastAsia="en-GB"/>
          </w:rPr>
          <w:delText>r</w:delText>
        </w:r>
      </w:del>
      <w:r w:rsidRPr="005D6962">
        <w:rPr>
          <w:noProof/>
          <w:szCs w:val="22"/>
          <w:lang w:eastAsia="en-GB"/>
        </w:rPr>
        <w:t xml:space="preserve">cess continues denoting the effect of linear convolution as the signal propagates throught the channel. Where </w:t>
      </w:r>
      <m:oMath>
        <m:r>
          <w:rPr>
            <w:rFonts w:ascii="Cambria Math" w:hAnsi="Cambria Math"/>
            <w:noProof/>
            <w:szCs w:val="22"/>
          </w:rPr>
          <m:t>z</m:t>
        </m:r>
        <m:d>
          <m:dPr>
            <m:begChr m:val="["/>
            <m:endChr m:val="]"/>
            <m:ctrlPr>
              <w:rPr>
                <w:rFonts w:ascii="Cambria Math" w:hAnsi="Cambria Math"/>
                <w:i/>
                <w:szCs w:val="22"/>
              </w:rPr>
            </m:ctrlPr>
          </m:dPr>
          <m:e>
            <m:r>
              <w:rPr>
                <w:rFonts w:ascii="Cambria Math" w:hAnsi="Cambria Math"/>
                <w:szCs w:val="22"/>
              </w:rPr>
              <m:t>n</m:t>
            </m:r>
          </m:e>
        </m:d>
      </m:oMath>
      <w:r w:rsidRPr="005D6962">
        <w:rPr>
          <w:noProof/>
          <w:szCs w:val="22"/>
        </w:rPr>
        <w:t xml:space="preserve"> is the additive white guassian noise seen at the reciever.</w:t>
      </w:r>
      <w:r>
        <w:rPr>
          <w:noProof/>
          <w:szCs w:val="22"/>
        </w:rPr>
        <w:t xml:space="preserve"> </w:t>
      </w:r>
      <w:r w:rsidRPr="005D6962">
        <w:rPr>
          <w:noProof/>
          <w:szCs w:val="22"/>
        </w:rPr>
        <w:t xml:space="preserve">It is clear that </w:t>
      </w:r>
      <m:oMath>
        <m:r>
          <w:rPr>
            <w:rFonts w:ascii="Cambria Math" w:hAnsi="Cambria Math"/>
            <w:szCs w:val="22"/>
          </w:rPr>
          <m:t>y</m:t>
        </m:r>
        <m:d>
          <m:dPr>
            <m:begChr m:val="["/>
            <m:endChr m:val="]"/>
            <m:ctrlPr>
              <w:rPr>
                <w:rFonts w:ascii="Cambria Math" w:hAnsi="Cambria Math"/>
                <w:i/>
                <w:szCs w:val="22"/>
              </w:rPr>
            </m:ctrlPr>
          </m:dPr>
          <m:e>
            <m:r>
              <w:rPr>
                <w:rFonts w:ascii="Cambria Math" w:hAnsi="Cambria Math"/>
                <w:szCs w:val="22"/>
              </w:rPr>
              <m:t>n</m:t>
            </m:r>
          </m:e>
        </m:d>
      </m:oMath>
      <w:r w:rsidRPr="005D6962">
        <w:rPr>
          <w:noProof/>
          <w:szCs w:val="22"/>
        </w:rPr>
        <w:t xml:space="preserve"> is affected by three things, the signal </w:t>
      </w:r>
      <w:r>
        <w:rPr>
          <w:noProof/>
          <w:szCs w:val="22"/>
        </w:rPr>
        <w:t>is</w:t>
      </w:r>
      <w:r w:rsidRPr="005D6962">
        <w:rPr>
          <w:noProof/>
          <w:szCs w:val="22"/>
        </w:rPr>
        <w:t xml:space="preserve"> unsynchronise</w:t>
      </w:r>
      <w:r>
        <w:rPr>
          <w:noProof/>
          <w:szCs w:val="22"/>
        </w:rPr>
        <w:t>d</w:t>
      </w:r>
      <w:r w:rsidRPr="005D6962">
        <w:rPr>
          <w:noProof/>
          <w:szCs w:val="22"/>
        </w:rPr>
        <w:t xml:space="preserve"> and its amplitude and phase compone</w:t>
      </w:r>
      <w:ins w:id="78" w:author="IPWireless" w:date="2013-03-06T17:40:00Z">
        <w:r>
          <w:rPr>
            <w:noProof/>
            <w:szCs w:val="22"/>
          </w:rPr>
          <w:t>n</w:t>
        </w:r>
      </w:ins>
      <w:r w:rsidRPr="005D6962">
        <w:rPr>
          <w:noProof/>
          <w:szCs w:val="22"/>
        </w:rPr>
        <w:t>tes are effected by the constructive and destructive summation of the recived multipath signals seen at the reciever. It is worth noting that as the frequency is unalterd by the channel</w:t>
      </w:r>
      <w:r>
        <w:rPr>
          <w:noProof/>
          <w:szCs w:val="22"/>
        </w:rPr>
        <w:t>,</w:t>
      </w:r>
      <w:r w:rsidRPr="005D6962">
        <w:rPr>
          <w:noProof/>
          <w:szCs w:val="22"/>
        </w:rPr>
        <w:t xml:space="preserve"> the orthognality between sub-carries is </w:t>
      </w:r>
      <w:r>
        <w:rPr>
          <w:noProof/>
          <w:szCs w:val="22"/>
        </w:rPr>
        <w:t xml:space="preserve">therefore </w:t>
      </w:r>
      <w:r w:rsidRPr="005D6962">
        <w:rPr>
          <w:noProof/>
          <w:szCs w:val="22"/>
        </w:rPr>
        <w:t>maintained. The issue arries when the reciever chooses samples which correspond to the delayed terms and hence ISI is int</w:t>
      </w:r>
      <w:ins w:id="79" w:author="IPWireless" w:date="2013-03-06T17:41:00Z">
        <w:r>
          <w:rPr>
            <w:noProof/>
            <w:szCs w:val="22"/>
          </w:rPr>
          <w:t>r</w:t>
        </w:r>
      </w:ins>
      <w:r w:rsidRPr="005D6962">
        <w:rPr>
          <w:noProof/>
          <w:szCs w:val="22"/>
        </w:rPr>
        <w:t>o</w:t>
      </w:r>
      <w:del w:id="80" w:author="IPWireless" w:date="2013-03-06T17:41:00Z">
        <w:r w:rsidRPr="005D6962" w:rsidDel="00A1526C">
          <w:rPr>
            <w:noProof/>
            <w:szCs w:val="22"/>
          </w:rPr>
          <w:delText>r</w:delText>
        </w:r>
      </w:del>
      <w:r w:rsidRPr="005D6962">
        <w:rPr>
          <w:noProof/>
          <w:szCs w:val="22"/>
        </w:rPr>
        <w:t>duced as the recieved symbol containes elements</w:t>
      </w:r>
      <w:r>
        <w:rPr>
          <w:noProof/>
          <w:szCs w:val="22"/>
        </w:rPr>
        <w:t xml:space="preserve"> of the former OFDM symbols. It is desirable the the transmitted signal </w:t>
      </w:r>
      <m:oMath>
        <m:r>
          <w:rPr>
            <w:rFonts w:ascii="Cambria Math" w:hAnsi="Cambria Math"/>
            <w:noProof/>
          </w:rPr>
          <m:t>x</m:t>
        </m:r>
        <m:d>
          <m:dPr>
            <m:begChr m:val="["/>
            <m:endChr m:val="]"/>
            <m:ctrlPr>
              <w:rPr>
                <w:rFonts w:ascii="Cambria Math" w:hAnsi="Cambria Math"/>
                <w:i/>
              </w:rPr>
            </m:ctrlPr>
          </m:dPr>
          <m:e>
            <m:r>
              <w:rPr>
                <w:rFonts w:ascii="Cambria Math" w:hAnsi="Cambria Math"/>
              </w:rPr>
              <m:t>n</m:t>
            </m:r>
          </m:e>
        </m:d>
      </m:oMath>
      <w:r>
        <w:rPr>
          <w:noProof/>
        </w:rPr>
        <w:t xml:space="preserve"> is periodic in the frequency domain at the point of sampling.</w:t>
      </w:r>
      <w:r>
        <w:rPr>
          <w:noProof/>
          <w:szCs w:val="22"/>
        </w:rPr>
        <w:t xml:space="preserve"> </w:t>
      </w:r>
      <w:r w:rsidRPr="005D6962">
        <w:rPr>
          <w:noProof/>
          <w:szCs w:val="22"/>
        </w:rPr>
        <w:t xml:space="preserve">In order to </w:t>
      </w:r>
      <w:r>
        <w:rPr>
          <w:noProof/>
          <w:szCs w:val="22"/>
        </w:rPr>
        <w:t>achieve this a</w:t>
      </w:r>
      <w:r w:rsidRPr="005D6962">
        <w:rPr>
          <w:noProof/>
          <w:szCs w:val="22"/>
        </w:rPr>
        <w:t xml:space="preserve"> cyclic extention is introduced where we copy </w:t>
      </w:r>
      <m:oMath>
        <m:r>
          <w:rPr>
            <w:rFonts w:ascii="Cambria Math" w:hAnsi="Cambria Math"/>
            <w:noProof/>
            <w:szCs w:val="22"/>
          </w:rPr>
          <m:t>k</m:t>
        </m:r>
      </m:oMath>
      <w:r w:rsidRPr="005D6962">
        <w:rPr>
          <w:noProof/>
          <w:szCs w:val="22"/>
        </w:rPr>
        <w:t xml:space="preserve"> number of samples of the end of the OFDM symbol to denote the cyclic prefix.  </w:t>
      </w: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Default="00C06E26" w:rsidP="00AD585E">
      <w:pPr>
        <w:pStyle w:val="BodyText"/>
        <w:rPr>
          <w:noProof/>
          <w:szCs w:val="22"/>
        </w:rPr>
      </w:pPr>
    </w:p>
    <w:p w:rsidR="00C06E26" w:rsidRPr="00CF6AA1" w:rsidRDefault="00C06E26" w:rsidP="00AD585E">
      <w:pPr>
        <w:pStyle w:val="Heading2"/>
      </w:pPr>
      <w:bookmarkStart w:id="81" w:name="_Toc348948989"/>
      <w:r>
        <w:lastRenderedPageBreak/>
        <w:t>Task 5 Part 2</w:t>
      </w:r>
      <w:bookmarkEnd w:id="81"/>
    </w:p>
    <w:p w:rsidR="00C06E26" w:rsidRDefault="00C06E26" w:rsidP="00AD585E">
      <w:pPr>
        <w:pStyle w:val="BodyText"/>
        <w:rPr>
          <w:noProof/>
          <w:szCs w:val="22"/>
        </w:rPr>
      </w:pPr>
      <w:r w:rsidRPr="005D6962">
        <w:rPr>
          <w:noProof/>
          <w:szCs w:val="22"/>
        </w:rPr>
        <w:t xml:space="preserve">In a LTE system the last 36 samples are used as the cylic prefix with a time duration of </w:t>
      </w:r>
      <m:oMath>
        <m:sSub>
          <m:sSubPr>
            <m:ctrlPr>
              <w:rPr>
                <w:rFonts w:ascii="Cambria Math" w:hAnsi="Cambria Math"/>
                <w:i/>
                <w:noProof/>
                <w:szCs w:val="22"/>
              </w:rPr>
            </m:ctrlPr>
          </m:sSubPr>
          <m:e>
            <m:r>
              <w:rPr>
                <w:rFonts w:ascii="Cambria Math" w:hAnsi="Cambria Math"/>
                <w:noProof/>
                <w:szCs w:val="22"/>
              </w:rPr>
              <m:t>T</m:t>
            </m:r>
          </m:e>
          <m:sub>
            <m:r>
              <w:rPr>
                <w:rFonts w:ascii="Cambria Math" w:hAnsi="Cambria Math"/>
                <w:noProof/>
                <w:szCs w:val="22"/>
              </w:rPr>
              <m:t>s</m:t>
            </m:r>
          </m:sub>
        </m:sSub>
        <m:r>
          <w:rPr>
            <w:rFonts w:ascii="Cambria Math" w:hAnsi="Cambria Math"/>
            <w:noProof/>
            <w:szCs w:val="22"/>
          </w:rPr>
          <m:t>*k=4.7μs</m:t>
        </m:r>
      </m:oMath>
      <w:r w:rsidRPr="005D6962">
        <w:rPr>
          <w:noProof/>
          <w:szCs w:val="22"/>
        </w:rPr>
        <w:t xml:space="preserve">. </w:t>
      </w:r>
      <w:r>
        <w:rPr>
          <w:noProof/>
          <w:szCs w:val="22"/>
        </w:rPr>
        <w:t xml:space="preserve">This provides a time buffer to allow for non-synchronised timing at the reciver and the implementation process can be seen in </w:t>
      </w:r>
      <w:r w:rsidR="00B22FB0">
        <w:rPr>
          <w:noProof/>
          <w:szCs w:val="22"/>
        </w:rPr>
        <w:fldChar w:fldCharType="begin"/>
      </w:r>
      <w:r>
        <w:rPr>
          <w:noProof/>
          <w:szCs w:val="22"/>
        </w:rPr>
        <w:instrText xml:space="preserve"> REF _Ref348515851 \h </w:instrText>
      </w:r>
      <w:r w:rsidR="00B22FB0">
        <w:rPr>
          <w:noProof/>
          <w:szCs w:val="22"/>
        </w:rPr>
      </w:r>
      <w:r w:rsidR="00B22FB0">
        <w:rPr>
          <w:noProof/>
          <w:szCs w:val="22"/>
        </w:rPr>
        <w:fldChar w:fldCharType="separate"/>
      </w:r>
      <w:r>
        <w:t xml:space="preserve">Figure </w:t>
      </w:r>
      <w:r>
        <w:rPr>
          <w:noProof/>
        </w:rPr>
        <w:t>11</w:t>
      </w:r>
      <w:r w:rsidR="00B22FB0">
        <w:rPr>
          <w:noProof/>
          <w:szCs w:val="22"/>
        </w:rPr>
        <w:fldChar w:fldCharType="end"/>
      </w:r>
      <w:r>
        <w:rPr>
          <w:noProof/>
          <w:szCs w:val="22"/>
        </w:rPr>
        <w:t>.</w:t>
      </w:r>
    </w:p>
    <w:p w:rsidR="00C06E26" w:rsidRDefault="00073B72" w:rsidP="00AD585E">
      <w:pPr>
        <w:pStyle w:val="BodyText"/>
      </w:pPr>
      <w:r>
        <w:pict>
          <v:group id="_x0000_s1184" editas="canvas" style="width:414.05pt;height:77.45pt;mso-position-horizontal-relative:char;mso-position-vertical-relative:line" coordorigin="1800,2077" coordsize="8281,1549">
            <o:lock v:ext="edit" aspectratio="t"/>
            <v:shape id="_x0000_s1185" type="#_x0000_t75" style="position:absolute;left:1800;top:2077;width:8281;height:1549" o:preferrelative="f">
              <v:fill o:detectmouseclick="t"/>
              <v:path o:extrusionok="t" o:connecttype="none"/>
              <o:lock v:ext="edit" text="t"/>
            </v:shape>
            <v:rect id="_x0000_s1186" style="position:absolute;left:5020;top:2532;width:3003;height:364"/>
            <v:shape id="_x0000_s1187" type="#_x0000_t202" style="position:absolute;left:5839;top:2621;width:1547;height:275" filled="f" stroked="f">
              <v:textbox inset="0,0,0,0">
                <w:txbxContent>
                  <w:p w:rsidR="00C06E26" w:rsidRPr="00D36E3C" w:rsidRDefault="00C06E26" w:rsidP="005D6962">
                    <w:pPr>
                      <w:jc w:val="center"/>
                      <w:rPr>
                        <w:sz w:val="18"/>
                        <w:szCs w:val="18"/>
                      </w:rPr>
                    </w:pPr>
                    <w:r>
                      <w:rPr>
                        <w:sz w:val="18"/>
                        <w:szCs w:val="18"/>
                      </w:rPr>
                      <w:t>OFDM symbol</w:t>
                    </w:r>
                  </w:p>
                </w:txbxContent>
              </v:textbox>
            </v:shape>
            <v:line id="_x0000_s1188" style="position:absolute" from="5020,2441" to="8023,2442">
              <v:stroke startarrow="classic" endarrow="classic"/>
            </v:line>
            <v:shape id="_x0000_s1189" type="#_x0000_t202" style="position:absolute;left:5748;top:2077;width:1547;height:275" filled="f" stroked="f">
              <v:textbox inset="0,0,0,0">
                <w:txbxContent>
                  <w:p w:rsidR="00C06E26" w:rsidRPr="00D36E3C" w:rsidRDefault="00C06E26" w:rsidP="005D6962">
                    <w:pPr>
                      <w:jc w:val="center"/>
                      <w:rPr>
                        <w:sz w:val="18"/>
                        <w:szCs w:val="18"/>
                      </w:rPr>
                    </w:pPr>
                    <w:r>
                      <w:rPr>
                        <w:sz w:val="18"/>
                        <w:szCs w:val="18"/>
                      </w:rPr>
                      <w:t>512 samples</w:t>
                    </w:r>
                  </w:p>
                </w:txbxContent>
              </v:textbox>
            </v:shape>
            <v:line id="_x0000_s1190" style="position:absolute" from="7750,2532" to="7751,2896">
              <v:stroke dashstyle="dash"/>
            </v:line>
            <v:rect id="_x0000_s1191" style="position:absolute;left:4747;top:2532;width:273;height:364"/>
            <v:shape id="_x0000_s1192" style="position:absolute;left:4838;top:2987;width:3094;height:273" coordsize="3094,728" path="m3094,c2624,364,2154,728,1638,728,1122,728,561,364,,e" filled="f">
              <v:stroke endarrow="classic"/>
              <v:path arrowok="t"/>
            </v:shape>
            <v:line id="_x0000_s1193" style="position:absolute" from="4747,2441" to="5020,2442">
              <v:stroke startarrow="classic" endarrow="classic"/>
            </v:line>
            <v:shape id="_x0000_s1194" type="#_x0000_t202" style="position:absolute;left:4110;top:2077;width:1547;height:275" filled="f" stroked="f">
              <v:textbox inset="0,0,0,0">
                <w:txbxContent>
                  <w:p w:rsidR="00C06E26" w:rsidRPr="00D36E3C" w:rsidRDefault="00C06E26" w:rsidP="005D6962">
                    <w:pPr>
                      <w:jc w:val="center"/>
                      <w:rPr>
                        <w:sz w:val="18"/>
                        <w:szCs w:val="18"/>
                      </w:rPr>
                    </w:pPr>
                    <w:r>
                      <w:rPr>
                        <w:sz w:val="18"/>
                        <w:szCs w:val="18"/>
                      </w:rPr>
                      <w:t>36 samples</w:t>
                    </w:r>
                  </w:p>
                </w:txbxContent>
              </v:textbox>
            </v:shape>
            <v:shape id="_x0000_s1195" type="#_x0000_t202" style="position:absolute;left:5580;top:3351;width:1841;height:275" filled="f" stroked="f">
              <v:textbox inset="0,0,0,0">
                <w:txbxContent>
                  <w:p w:rsidR="00C06E26" w:rsidRPr="00D36E3C" w:rsidRDefault="00C06E26" w:rsidP="005D6962">
                    <w:pPr>
                      <w:jc w:val="center"/>
                      <w:rPr>
                        <w:sz w:val="18"/>
                        <w:szCs w:val="18"/>
                      </w:rPr>
                    </w:pPr>
                    <w:r>
                      <w:rPr>
                        <w:sz w:val="18"/>
                        <w:szCs w:val="18"/>
                      </w:rPr>
                      <w:t>Copy end of symbol</w:t>
                    </w:r>
                  </w:p>
                </w:txbxContent>
              </v:textbox>
            </v:shape>
            <v:shape id="_x0000_s1196" type="#_x0000_t202" style="position:absolute;left:4747;top:2623;width:273;height:275" filled="f" stroked="f">
              <v:textbox inset="0,0,0,0">
                <w:txbxContent>
                  <w:p w:rsidR="00C06E26" w:rsidRPr="00D36E3C" w:rsidRDefault="00C06E26" w:rsidP="005D6962">
                    <w:pPr>
                      <w:jc w:val="center"/>
                      <w:rPr>
                        <w:sz w:val="18"/>
                        <w:szCs w:val="18"/>
                      </w:rPr>
                    </w:pPr>
                    <w:r>
                      <w:rPr>
                        <w:sz w:val="18"/>
                        <w:szCs w:val="18"/>
                      </w:rPr>
                      <w:t>CP</w:t>
                    </w:r>
                  </w:p>
                </w:txbxContent>
              </v:textbox>
            </v:shape>
            <w10:anchorlock/>
          </v:group>
        </w:pict>
      </w:r>
    </w:p>
    <w:p w:rsidR="00C06E26" w:rsidRDefault="00C06E26" w:rsidP="00741043">
      <w:pPr>
        <w:pStyle w:val="Caption"/>
        <w:rPr>
          <w:noProof/>
          <w:szCs w:val="22"/>
        </w:rPr>
      </w:pPr>
      <w:bookmarkStart w:id="82" w:name="_Ref348515851"/>
      <w:bookmarkStart w:id="83" w:name="_Toc348948550"/>
      <w:r>
        <w:t xml:space="preserve">Figure </w:t>
      </w:r>
      <w:fldSimple w:instr=" SEQ Figure \* ARABIC ">
        <w:r>
          <w:rPr>
            <w:noProof/>
          </w:rPr>
          <w:t>11</w:t>
        </w:r>
      </w:fldSimple>
      <w:bookmarkEnd w:id="82"/>
      <w:r>
        <w:t>-Cyclic Prefix Implementation</w:t>
      </w:r>
      <w:bookmarkEnd w:id="83"/>
    </w:p>
    <w:p w:rsidR="00C06E26" w:rsidRPr="005D6962" w:rsidRDefault="00C06E26" w:rsidP="00AD585E">
      <w:pPr>
        <w:pStyle w:val="BodyText"/>
        <w:rPr>
          <w:noProof/>
          <w:szCs w:val="22"/>
          <w:lang w:eastAsia="en-GB"/>
        </w:rPr>
      </w:pPr>
      <w:r>
        <w:rPr>
          <w:noProof/>
          <w:szCs w:val="22"/>
        </w:rPr>
        <w:t xml:space="preserve">A visual represenation </w:t>
      </w:r>
      <w:r w:rsidRPr="005D6962">
        <w:rPr>
          <w:noProof/>
          <w:szCs w:val="22"/>
        </w:rPr>
        <w:t xml:space="preserve">can be show by taking the cylic prefix of a single sub-carrier i.e sub-carrier +1 where there frequency for said sub-carrier is 15kHz as shown in </w:t>
      </w:r>
      <w:fldSimple w:instr=" REF _Ref348514820 \h  \* MERGEFORMAT ">
        <w:r w:rsidRPr="005D6962">
          <w:rPr>
            <w:szCs w:val="22"/>
          </w:rPr>
          <w:t xml:space="preserve">Figure </w:t>
        </w:r>
        <w:r w:rsidRPr="005D6962">
          <w:rPr>
            <w:noProof/>
            <w:szCs w:val="22"/>
          </w:rPr>
          <w:t>12</w:t>
        </w:r>
      </w:fldSimple>
      <w:r w:rsidRPr="005D6962">
        <w:rPr>
          <w:noProof/>
          <w:szCs w:val="22"/>
        </w:rPr>
        <w:t>.</w:t>
      </w:r>
    </w:p>
    <w:p w:rsidR="00C06E26" w:rsidRDefault="00073B72" w:rsidP="00581866">
      <w:pPr>
        <w:pStyle w:val="BodyText"/>
        <w:jc w:val="center"/>
      </w:pPr>
      <w:r>
        <w:rPr>
          <w:noProof/>
          <w:lang w:eastAsia="en-GB"/>
        </w:rPr>
        <w:drawing>
          <wp:inline distT="0" distB="0" distL="0" distR="0">
            <wp:extent cx="5374005" cy="39941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
                    <a:srcRect/>
                    <a:stretch>
                      <a:fillRect/>
                    </a:stretch>
                  </pic:blipFill>
                  <pic:spPr bwMode="auto">
                    <a:xfrm>
                      <a:off x="0" y="0"/>
                      <a:ext cx="5374005" cy="3994150"/>
                    </a:xfrm>
                    <a:prstGeom prst="rect">
                      <a:avLst/>
                    </a:prstGeom>
                    <a:noFill/>
                    <a:ln w="9525">
                      <a:noFill/>
                      <a:miter lim="800000"/>
                      <a:headEnd/>
                      <a:tailEnd/>
                    </a:ln>
                  </pic:spPr>
                </pic:pic>
              </a:graphicData>
            </a:graphic>
          </wp:inline>
        </w:drawing>
      </w:r>
    </w:p>
    <w:p w:rsidR="00C06E26" w:rsidRDefault="00C06E26" w:rsidP="0031689E">
      <w:pPr>
        <w:pStyle w:val="Caption"/>
      </w:pPr>
      <w:bookmarkStart w:id="84" w:name="_Ref348514820"/>
      <w:bookmarkStart w:id="85" w:name="_Toc348948551"/>
      <w:r>
        <w:t xml:space="preserve">Figure </w:t>
      </w:r>
      <w:fldSimple w:instr=" SEQ Figure \* ARABIC ">
        <w:r>
          <w:rPr>
            <w:noProof/>
          </w:rPr>
          <w:t>12</w:t>
        </w:r>
      </w:fldSimple>
      <w:bookmarkEnd w:id="84"/>
      <w:r>
        <w:t>-Cyclic Extension</w:t>
      </w:r>
      <w:bookmarkEnd w:id="85"/>
    </w:p>
    <w:p w:rsidR="00C06E26" w:rsidRDefault="00C06E26" w:rsidP="008D32A9">
      <w:pPr>
        <w:pStyle w:val="BodyText"/>
      </w:pPr>
      <w:r>
        <w:lastRenderedPageBreak/>
        <w:t xml:space="preserve">The cyclic prefix is however a overhead and thus reduces the data rate, hence the length of the prefix is chosen such that it accounts for the worst case delay spread introduce by the channel.  Implementing a cyclic prefix to the current system we obtain the constellation points shown in </w:t>
      </w:r>
      <w:r w:rsidR="00B22FB0">
        <w:fldChar w:fldCharType="begin"/>
      </w:r>
      <w:r>
        <w:instrText xml:space="preserve"> REF _Ref348694821 \h </w:instrText>
      </w:r>
      <w:r w:rsidR="00B22FB0">
        <w:fldChar w:fldCharType="separate"/>
      </w:r>
      <w:r>
        <w:t xml:space="preserve">Figure </w:t>
      </w:r>
      <w:r>
        <w:rPr>
          <w:noProof/>
        </w:rPr>
        <w:t>13</w:t>
      </w:r>
      <w:r w:rsidR="00B22FB0">
        <w:fldChar w:fldCharType="end"/>
      </w:r>
      <w:r>
        <w:t>. Subplots 1 to 3 show that the constellation points circle around the unit power circle, as the time delay increase the separation between constellation point increase</w:t>
      </w:r>
      <w:ins w:id="86" w:author="IPWireless" w:date="2013-03-06T17:42:00Z">
        <w:r>
          <w:t>s</w:t>
        </w:r>
      </w:ins>
      <w:r>
        <w:t>. This is because symbol detection in OFDM receivers occur in the frequency domain, if we look at a time shift single in terms of a Fourier Transform Pair we get:</w:t>
      </w:r>
    </w:p>
    <w:tbl>
      <w:tblPr>
        <w:tblW w:w="5000" w:type="pct"/>
        <w:tblLook w:val="00A0"/>
      </w:tblPr>
      <w:tblGrid>
        <w:gridCol w:w="1437"/>
        <w:gridCol w:w="6703"/>
        <w:gridCol w:w="1436"/>
      </w:tblGrid>
      <w:tr w:rsidR="00C06E26" w:rsidTr="00FF7C2B">
        <w:tc>
          <w:tcPr>
            <w:tcW w:w="750" w:type="pct"/>
          </w:tcPr>
          <w:p w:rsidR="00C06E26" w:rsidRPr="00FF7C2B" w:rsidRDefault="00C06E26" w:rsidP="003376B5">
            <w:pPr>
              <w:pStyle w:val="BodyText"/>
              <w:rPr>
                <w:sz w:val="20"/>
              </w:rPr>
            </w:pPr>
          </w:p>
        </w:tc>
        <w:tc>
          <w:tcPr>
            <w:tcW w:w="3500" w:type="pct"/>
          </w:tcPr>
          <w:p w:rsidR="00C06E26" w:rsidRPr="00FF7C2B" w:rsidRDefault="00073B72" w:rsidP="003D309C">
            <w:pPr>
              <w:pStyle w:val="BodyText"/>
              <w:rPr>
                <w:sz w:val="20"/>
              </w:rPr>
            </w:pPr>
            <m:oMathPara>
              <m:oMath>
                <m:r>
                  <w:rPr>
                    <w:rFonts w:ascii="Cambria Math" w:hAnsi="Cambria Math"/>
                    <w:sz w:val="20"/>
                  </w:rPr>
                  <m:t>f</m:t>
                </m:r>
                <m:d>
                  <m:dPr>
                    <m:ctrlPr>
                      <w:rPr>
                        <w:rFonts w:ascii="Cambria Math" w:hAnsi="Cambria Math"/>
                        <w:i/>
                      </w:rPr>
                    </m:ctrlPr>
                  </m:dPr>
                  <m:e>
                    <m:r>
                      <w:rPr>
                        <w:rFonts w:ascii="Cambria Math" w:hAnsi="Cambria Math"/>
                      </w:rPr>
                      <m:t>t-τ</m:t>
                    </m:r>
                  </m:e>
                </m:d>
                <m:r>
                  <w:rPr>
                    <w:rFonts w:ascii="Cambria Math" w:hAnsi="Cambria Math"/>
                  </w:rPr>
                  <m:t>= F</m:t>
                </m:r>
                <m:d>
                  <m:dPr>
                    <m:ctrlPr>
                      <w:rPr>
                        <w:rFonts w:ascii="Cambria Math" w:hAnsi="Cambria Math"/>
                        <w:i/>
                      </w:rPr>
                    </m:ctrlPr>
                  </m:dPr>
                  <m:e>
                    <m:r>
                      <w:rPr>
                        <w:rFonts w:ascii="Cambria Math" w:hAnsi="Cambria Math"/>
                      </w:rPr>
                      <m:t>ω</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jω</m:t>
                        </m:r>
                      </m:e>
                      <m:sub>
                        <m:r>
                          <w:rPr>
                            <w:rFonts w:ascii="Cambria Math" w:hAnsi="Cambria Math"/>
                          </w:rPr>
                          <m:t>k</m:t>
                        </m:r>
                      </m:sub>
                    </m:sSub>
                    <m:r>
                      <w:rPr>
                        <w:rFonts w:ascii="Cambria Math" w:hAnsi="Cambria Math"/>
                      </w:rPr>
                      <m:t>τ</m:t>
                    </m:r>
                  </m:sup>
                </m:sSup>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8D32A9">
      <w:pPr>
        <w:pStyle w:val="BodyText"/>
      </w:pPr>
      <w:r>
        <w:t xml:space="preserve">Where </w:t>
      </w:r>
      <m:oMath>
        <m:r>
          <w:rPr>
            <w:rFonts w:ascii="Cambria Math" w:hAnsi="Cambria Math"/>
          </w:rPr>
          <m:t>τ</m:t>
        </m:r>
      </m:oMath>
      <w:r>
        <w:t xml:space="preserve"> denotes the time delay and </w:t>
      </w:r>
      <m:oMath>
        <m:sSub>
          <m:sSubPr>
            <m:ctrlPr>
              <w:rPr>
                <w:rFonts w:ascii="Cambria Math" w:hAnsi="Cambria Math"/>
                <w:i/>
                <w:sz w:val="20"/>
              </w:rPr>
            </m:ctrlPr>
          </m:sSubPr>
          <m:e>
            <m:r>
              <w:rPr>
                <w:rFonts w:ascii="Cambria Math" w:hAnsi="Cambria Math"/>
              </w:rPr>
              <m:t>ω</m:t>
            </m:r>
          </m:e>
          <m:sub>
            <m:r>
              <w:rPr>
                <w:rFonts w:ascii="Cambria Math" w:hAnsi="Cambria Math"/>
              </w:rPr>
              <m:t>k</m:t>
            </m:r>
          </m:sub>
        </m:sSub>
      </m:oMath>
      <w:r>
        <w:rPr>
          <w:sz w:val="20"/>
        </w:rPr>
        <w:t xml:space="preserve"> is the angular frequency of the subcarrier, the Fourier Transform Pair shows that the time delay results in a linear phase ramp in the frequency domain, the change in phase can be computed as a function of frequency using the expression </w:t>
      </w:r>
      <m:oMath>
        <m:r>
          <w:rPr>
            <w:rFonts w:ascii="Cambria Math" w:hAnsi="Cambria Math"/>
            <w:sz w:val="20"/>
          </w:rPr>
          <m:t>θ</m:t>
        </m:r>
        <m:d>
          <m:dPr>
            <m:ctrlPr>
              <w:rPr>
                <w:rFonts w:ascii="Cambria Math" w:hAnsi="Cambria Math"/>
                <w:i/>
                <w:sz w:val="20"/>
              </w:rPr>
            </m:ctrlPr>
          </m:dPr>
          <m:e>
            <m:r>
              <w:rPr>
                <w:rFonts w:ascii="Cambria Math" w:hAnsi="Cambria Math"/>
                <w:sz w:val="20"/>
              </w:rPr>
              <m:t>f</m:t>
            </m:r>
          </m:e>
        </m:d>
        <m:r>
          <w:rPr>
            <w:rFonts w:ascii="Cambria Math" w:hAnsi="Cambria Math"/>
            <w:sz w:val="20"/>
          </w:rPr>
          <m:t>=2π</m:t>
        </m:r>
        <m:sSub>
          <m:sSubPr>
            <m:ctrlPr>
              <w:rPr>
                <w:rFonts w:ascii="Cambria Math" w:hAnsi="Cambria Math"/>
                <w:i/>
                <w:sz w:val="20"/>
              </w:rPr>
            </m:ctrlPr>
          </m:sSubPr>
          <m:e>
            <m:r>
              <w:rPr>
                <w:rFonts w:ascii="Cambria Math" w:hAnsi="Cambria Math"/>
                <w:sz w:val="20"/>
              </w:rPr>
              <m:t>f</m:t>
            </m:r>
          </m:e>
          <m:sub>
            <m:r>
              <w:rPr>
                <w:rFonts w:ascii="Cambria Math" w:hAnsi="Cambria Math"/>
                <w:sz w:val="20"/>
              </w:rPr>
              <m:t>k</m:t>
            </m:r>
          </m:sub>
        </m:sSub>
        <m:r>
          <w:rPr>
            <w:rFonts w:ascii="Cambria Math" w:hAnsi="Cambria Math"/>
            <w:sz w:val="20"/>
          </w:rPr>
          <m:t>τ</m:t>
        </m:r>
      </m:oMath>
      <w:r>
        <w:rPr>
          <w:sz w:val="20"/>
        </w:rPr>
        <w:t>. In subplot 4 the time delay is such that it is greater that the duration of the cyclic prefix mean that the sampled symbol is no longer periodic in the frequency domain and hence the received signal contains aspects of the former OFDM symbol.</w:t>
      </w:r>
    </w:p>
    <w:p w:rsidR="00C06E26" w:rsidRDefault="00073B72" w:rsidP="008D32A9">
      <w:pPr>
        <w:pStyle w:val="BodyText"/>
      </w:pPr>
      <w:r>
        <w:rPr>
          <w:noProof/>
          <w:lang w:eastAsia="en-GB"/>
        </w:rPr>
        <w:drawing>
          <wp:inline distT="0" distB="0" distL="0" distR="0">
            <wp:extent cx="5857240" cy="4364990"/>
            <wp:effectExtent l="0" t="0" r="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857240" cy="4364990"/>
                    </a:xfrm>
                    <a:prstGeom prst="rect">
                      <a:avLst/>
                    </a:prstGeom>
                    <a:noFill/>
                    <a:ln w="9525">
                      <a:noFill/>
                      <a:miter lim="800000"/>
                      <a:headEnd/>
                      <a:tailEnd/>
                    </a:ln>
                  </pic:spPr>
                </pic:pic>
              </a:graphicData>
            </a:graphic>
          </wp:inline>
        </w:drawing>
      </w:r>
    </w:p>
    <w:p w:rsidR="00C06E26" w:rsidRDefault="00C06E26" w:rsidP="00035B4C">
      <w:pPr>
        <w:pStyle w:val="Caption"/>
      </w:pPr>
      <w:bookmarkStart w:id="87" w:name="_Ref348694821"/>
      <w:bookmarkStart w:id="88" w:name="_Toc348948552"/>
      <w:r>
        <w:t xml:space="preserve">Figure </w:t>
      </w:r>
      <w:fldSimple w:instr=" SEQ Figure \* ARABIC ">
        <w:r>
          <w:rPr>
            <w:noProof/>
          </w:rPr>
          <w:t>13</w:t>
        </w:r>
      </w:fldSimple>
      <w:bookmarkEnd w:id="87"/>
      <w:r>
        <w:t>-</w:t>
      </w:r>
      <w:r w:rsidRPr="00035B4C">
        <w:t xml:space="preserve"> </w:t>
      </w:r>
      <w:r>
        <w:t>The Effects of a Time Varying Channel on I and Q Components Where a Cyclic Prefix has been appended to the OFDM Symbol</w:t>
      </w:r>
      <w:bookmarkEnd w:id="88"/>
    </w:p>
    <w:p w:rsidR="00C06E26" w:rsidRDefault="00C06E26" w:rsidP="008D32A9">
      <w:pPr>
        <w:pStyle w:val="BodyText"/>
      </w:pPr>
      <w:r>
        <w:lastRenderedPageBreak/>
        <w:t xml:space="preserve">Assessing the frequency domain response of the symbol delayed by </w:t>
      </w:r>
      <m:oMath>
        <m:r>
          <w:rPr>
            <w:rFonts w:ascii="Cambria Math" w:hAnsi="Cambria Math"/>
          </w:rPr>
          <m:t>36</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and 37</m:t>
        </m:r>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shown in </w:t>
      </w:r>
      <w:r w:rsidR="00B22FB0">
        <w:fldChar w:fldCharType="begin"/>
      </w:r>
      <w:r>
        <w:instrText xml:space="preserve"> REF _Ref348699590 \h </w:instrText>
      </w:r>
      <w:r w:rsidR="00B22FB0">
        <w:fldChar w:fldCharType="separate"/>
      </w:r>
      <w:r>
        <w:t xml:space="preserve">Figure </w:t>
      </w:r>
      <w:r>
        <w:rPr>
          <w:noProof/>
        </w:rPr>
        <w:t>14</w:t>
      </w:r>
      <w:r w:rsidR="00B22FB0">
        <w:fldChar w:fldCharType="end"/>
      </w:r>
      <w:r>
        <w:t xml:space="preserve">, a significant amount of ripple has been introduce when the delay spread is greater that buffer generated by the cyclic prefix resulting in the problem seen in </w:t>
      </w:r>
      <w:r w:rsidR="00B22FB0">
        <w:fldChar w:fldCharType="begin"/>
      </w:r>
      <w:r>
        <w:instrText xml:space="preserve"> REF _Ref348450770 \h </w:instrText>
      </w:r>
      <w:r w:rsidR="00B22FB0">
        <w:fldChar w:fldCharType="separate"/>
      </w:r>
      <w:r>
        <w:t xml:space="preserve">Figure </w:t>
      </w:r>
      <w:r>
        <w:rPr>
          <w:noProof/>
        </w:rPr>
        <w:t>9</w:t>
      </w:r>
      <w:r w:rsidR="00B22FB0">
        <w:fldChar w:fldCharType="end"/>
      </w:r>
      <w:r>
        <w:t>. Hence as previously stated the cyclic prefix is designed such that it accounts for the worst case delay spread introduce by the channel.</w:t>
      </w:r>
    </w:p>
    <w:p w:rsidR="00C06E26" w:rsidRDefault="00073B72" w:rsidP="008D32A9">
      <w:pPr>
        <w:pStyle w:val="BodyText"/>
      </w:pPr>
      <w:r>
        <w:rPr>
          <w:noProof/>
          <w:lang w:eastAsia="en-GB"/>
        </w:rPr>
        <w:drawing>
          <wp:inline distT="0" distB="0" distL="0" distR="0">
            <wp:extent cx="5857240" cy="43649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
                    <a:srcRect/>
                    <a:stretch>
                      <a:fillRect/>
                    </a:stretch>
                  </pic:blipFill>
                  <pic:spPr bwMode="auto">
                    <a:xfrm>
                      <a:off x="0" y="0"/>
                      <a:ext cx="5857240" cy="4364990"/>
                    </a:xfrm>
                    <a:prstGeom prst="rect">
                      <a:avLst/>
                    </a:prstGeom>
                    <a:noFill/>
                    <a:ln w="9525">
                      <a:noFill/>
                      <a:miter lim="800000"/>
                      <a:headEnd/>
                      <a:tailEnd/>
                    </a:ln>
                  </pic:spPr>
                </pic:pic>
              </a:graphicData>
            </a:graphic>
          </wp:inline>
        </w:drawing>
      </w:r>
    </w:p>
    <w:p w:rsidR="00C06E26" w:rsidRDefault="00C06E26" w:rsidP="003376B5">
      <w:pPr>
        <w:pStyle w:val="Caption"/>
      </w:pPr>
      <w:bookmarkStart w:id="89" w:name="_Ref348699590"/>
      <w:bookmarkStart w:id="90" w:name="_Toc348948553"/>
      <w:r>
        <w:t xml:space="preserve">Figure </w:t>
      </w:r>
      <w:fldSimple w:instr=" SEQ Figure \* ARABIC ">
        <w:r>
          <w:rPr>
            <w:noProof/>
          </w:rPr>
          <w:t>14</w:t>
        </w:r>
      </w:fldSimple>
      <w:bookmarkEnd w:id="89"/>
      <w:r>
        <w:t>-Cyclic Prefix Limitations</w:t>
      </w:r>
      <w:bookmarkEnd w:id="90"/>
    </w:p>
    <w:p w:rsidR="00C06E26" w:rsidRDefault="00C06E26" w:rsidP="00452BC8">
      <w:pPr>
        <w:pStyle w:val="BodyText"/>
      </w:pPr>
    </w:p>
    <w:p w:rsidR="00C06E26" w:rsidRDefault="00C06E26" w:rsidP="00452BC8">
      <w:pPr>
        <w:pStyle w:val="BodyText"/>
      </w:pPr>
    </w:p>
    <w:p w:rsidR="00C06E26" w:rsidRPr="00452BC8" w:rsidRDefault="00C06E26" w:rsidP="00452BC8">
      <w:pPr>
        <w:pStyle w:val="BodyText"/>
      </w:pPr>
    </w:p>
    <w:p w:rsidR="00C06E26" w:rsidRDefault="00C06E26" w:rsidP="00CF6AA1">
      <w:pPr>
        <w:pStyle w:val="Heading2"/>
      </w:pPr>
      <w:bookmarkStart w:id="91" w:name="_Toc348948990"/>
      <w:r>
        <w:lastRenderedPageBreak/>
        <w:t>Task 5 Part 3</w:t>
      </w:r>
      <w:bookmarkEnd w:id="91"/>
    </w:p>
    <w:p w:rsidR="00C06E26" w:rsidRDefault="00C06E26" w:rsidP="008D32A9">
      <w:pPr>
        <w:pStyle w:val="BodyText"/>
      </w:pPr>
      <w:r>
        <w:t>In order to account for the change in phase the effects of the channel needs to be accounted for through a channel estimated. This is implemented by introducing reference OFDM symbols in to the transmitted frame. A simple channel estimated can be obtained by setting every 8</w:t>
      </w:r>
      <w:r w:rsidRPr="001916C5">
        <w:rPr>
          <w:vertAlign w:val="superscript"/>
        </w:rPr>
        <w:t>th</w:t>
      </w:r>
      <w:r>
        <w:t xml:space="preserve"> OFDM symbol to a reference symbol where the modulated symbols can be set to unity. It is important to note that in practise reference symbols are design such that the exploit certain characteristics of the channel but for the purpose of a simple simulation model the implementation suggested above is sufficient. The receiver has a local replica of the reference symbol therefore the channel estimate can be obtained by:</w:t>
      </w:r>
    </w:p>
    <w:tbl>
      <w:tblPr>
        <w:tblW w:w="5000" w:type="pct"/>
        <w:tblLook w:val="00A0"/>
      </w:tblPr>
      <w:tblGrid>
        <w:gridCol w:w="1437"/>
        <w:gridCol w:w="6703"/>
        <w:gridCol w:w="1436"/>
      </w:tblGrid>
      <w:tr w:rsidR="00C06E26" w:rsidTr="00FF7C2B">
        <w:tc>
          <w:tcPr>
            <w:tcW w:w="750" w:type="pct"/>
          </w:tcPr>
          <w:p w:rsidR="00C06E26" w:rsidRPr="00FF7C2B" w:rsidRDefault="00C06E26" w:rsidP="004412FE">
            <w:pPr>
              <w:pStyle w:val="BodyText"/>
              <w:rPr>
                <w:sz w:val="20"/>
              </w:rPr>
            </w:pPr>
          </w:p>
        </w:tc>
        <w:tc>
          <w:tcPr>
            <w:tcW w:w="3500" w:type="pct"/>
          </w:tcPr>
          <w:p w:rsidR="00C06E26" w:rsidRPr="00FF7C2B" w:rsidRDefault="00073B72" w:rsidP="004412FE">
            <w:pPr>
              <w:pStyle w:val="BodyText"/>
              <w:rPr>
                <w:sz w:val="20"/>
              </w:rPr>
            </w:pPr>
            <m:oMathPara>
              <m:oMath>
                <m:acc>
                  <m:accPr>
                    <m:ctrlPr>
                      <w:rPr>
                        <w:rFonts w:ascii="Cambria Math" w:hAnsi="Cambria Math"/>
                        <w:i/>
                        <w:sz w:val="20"/>
                      </w:rPr>
                    </m:ctrlPr>
                  </m:accPr>
                  <m:e>
                    <m:r>
                      <w:rPr>
                        <w:rFonts w:ascii="Cambria Math" w:hAnsi="Cambria Math"/>
                      </w:rPr>
                      <m:t>H</m:t>
                    </m:r>
                    <m:ctrlPr>
                      <w:rPr>
                        <w:rFonts w:ascii="Cambria Math" w:hAnsi="Cambria Math"/>
                        <w:i/>
                      </w:rPr>
                    </m:ctrlPr>
                  </m:e>
                </m:acc>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Y</m:t>
                    </m:r>
                    <m:d>
                      <m:dPr>
                        <m:begChr m:val="["/>
                        <m:endChr m:val="]"/>
                        <m:ctrlPr>
                          <w:rPr>
                            <w:rFonts w:ascii="Cambria Math" w:hAnsi="Cambria Math"/>
                            <w:i/>
                          </w:rPr>
                        </m:ctrlPr>
                      </m:dPr>
                      <m:e>
                        <m:r>
                          <w:rPr>
                            <w:rFonts w:ascii="Cambria Math" w:hAnsi="Cambria Math"/>
                          </w:rPr>
                          <m:t>n</m:t>
                        </m:r>
                      </m:e>
                    </m:d>
                  </m:num>
                  <m:den>
                    <m:r>
                      <w:rPr>
                        <w:rFonts w:ascii="Cambria Math" w:hAnsi="Cambria Math"/>
                      </w:rPr>
                      <m:t>X</m:t>
                    </m:r>
                    <m:d>
                      <m:dPr>
                        <m:begChr m:val="["/>
                        <m:endChr m:val="]"/>
                        <m:ctrlPr>
                          <w:rPr>
                            <w:rFonts w:ascii="Cambria Math" w:hAnsi="Cambria Math"/>
                            <w:i/>
                          </w:rPr>
                        </m:ctrlPr>
                      </m:dPr>
                      <m:e>
                        <m:r>
                          <w:rPr>
                            <w:rFonts w:ascii="Cambria Math" w:hAnsi="Cambria Math"/>
                          </w:rPr>
                          <m:t>n</m:t>
                        </m:r>
                      </m:e>
                    </m:d>
                  </m:den>
                </m:f>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8D32A9">
      <w:pPr>
        <w:pStyle w:val="BodyText"/>
        <w:rPr>
          <w:szCs w:val="22"/>
        </w:rPr>
      </w:pPr>
      <w:r>
        <w:rPr>
          <w:szCs w:val="22"/>
        </w:rPr>
        <w:t>W</w:t>
      </w:r>
      <w:r w:rsidRPr="00077DEA">
        <w:rPr>
          <w:szCs w:val="22"/>
        </w:rPr>
        <w:t xml:space="preserve">here </w:t>
      </w:r>
      <m:oMath>
        <m:r>
          <w:rPr>
            <w:rFonts w:ascii="Cambria Math" w:hAnsi="Cambria Math"/>
            <w:szCs w:val="22"/>
          </w:rPr>
          <m:t>Y</m:t>
        </m:r>
        <m:d>
          <m:dPr>
            <m:begChr m:val="["/>
            <m:endChr m:val="]"/>
            <m:ctrlPr>
              <w:rPr>
                <w:rFonts w:ascii="Cambria Math" w:hAnsi="Cambria Math"/>
                <w:i/>
                <w:szCs w:val="22"/>
              </w:rPr>
            </m:ctrlPr>
          </m:dPr>
          <m:e>
            <m:r>
              <w:rPr>
                <w:rFonts w:ascii="Cambria Math" w:hAnsi="Cambria Math"/>
                <w:szCs w:val="22"/>
              </w:rPr>
              <m:t>n</m:t>
            </m:r>
          </m:e>
        </m:d>
      </m:oMath>
      <w:r w:rsidRPr="00077DEA">
        <w:rPr>
          <w:szCs w:val="22"/>
        </w:rPr>
        <w:t xml:space="preserve"> is the received reference symbol and </w:t>
      </w:r>
      <m:oMath>
        <m:r>
          <w:rPr>
            <w:rFonts w:ascii="Cambria Math" w:hAnsi="Cambria Math"/>
            <w:szCs w:val="22"/>
          </w:rPr>
          <m:t>X</m:t>
        </m:r>
        <m:d>
          <m:dPr>
            <m:begChr m:val="["/>
            <m:endChr m:val="]"/>
            <m:ctrlPr>
              <w:rPr>
                <w:rFonts w:ascii="Cambria Math" w:hAnsi="Cambria Math"/>
                <w:i/>
                <w:szCs w:val="22"/>
              </w:rPr>
            </m:ctrlPr>
          </m:dPr>
          <m:e>
            <m:r>
              <w:rPr>
                <w:rFonts w:ascii="Cambria Math" w:hAnsi="Cambria Math"/>
                <w:szCs w:val="22"/>
              </w:rPr>
              <m:t>n</m:t>
            </m:r>
          </m:e>
        </m:d>
      </m:oMath>
      <w:r w:rsidRPr="00077DEA">
        <w:rPr>
          <w:szCs w:val="22"/>
        </w:rPr>
        <w:t xml:space="preserve"> is the local replica, the frequency response of the channel can then be decimated back to the T-spaced model which represents the change in phase and amplitude for each subcarrier. Each reference symbol can therefore be used to correct the </w:t>
      </w:r>
      <w:r>
        <w:rPr>
          <w:szCs w:val="22"/>
        </w:rPr>
        <w:t xml:space="preserve">subsequent </w:t>
      </w:r>
      <w:r w:rsidRPr="00077DEA">
        <w:rPr>
          <w:szCs w:val="22"/>
        </w:rPr>
        <w:t>OFDM symbols modulated with data</w:t>
      </w:r>
      <w:r>
        <w:rPr>
          <w:szCs w:val="22"/>
        </w:rPr>
        <w:t xml:space="preserve"> until</w:t>
      </w:r>
      <w:del w:id="92" w:author="IPWireless" w:date="2013-03-06T17:45:00Z">
        <w:r w:rsidDel="00A1526C">
          <w:rPr>
            <w:szCs w:val="22"/>
          </w:rPr>
          <w:delText xml:space="preserve"> </w:delText>
        </w:r>
      </w:del>
      <w:r>
        <w:rPr>
          <w:szCs w:val="22"/>
        </w:rPr>
        <w:t xml:space="preserve"> a new reference symbol arrives.  Meaning that the entire frame is not required before equalisation occurs which would undoubtedly cause latency issues. The phase and amplitude aligned signal is therefore denoted as:</w:t>
      </w:r>
    </w:p>
    <w:tbl>
      <w:tblPr>
        <w:tblW w:w="5000" w:type="pct"/>
        <w:tblLook w:val="00A0"/>
      </w:tblPr>
      <w:tblGrid>
        <w:gridCol w:w="1437"/>
        <w:gridCol w:w="6703"/>
        <w:gridCol w:w="1436"/>
      </w:tblGrid>
      <w:tr w:rsidR="00C06E26" w:rsidTr="00FF7C2B">
        <w:tc>
          <w:tcPr>
            <w:tcW w:w="750" w:type="pct"/>
          </w:tcPr>
          <w:p w:rsidR="00C06E26" w:rsidRPr="00FF7C2B" w:rsidRDefault="00C06E26" w:rsidP="004412FE">
            <w:pPr>
              <w:pStyle w:val="BodyText"/>
              <w:rPr>
                <w:sz w:val="20"/>
              </w:rPr>
            </w:pPr>
          </w:p>
        </w:tc>
        <w:tc>
          <w:tcPr>
            <w:tcW w:w="3500" w:type="pct"/>
          </w:tcPr>
          <w:p w:rsidR="00C06E26" w:rsidRPr="00FF7C2B" w:rsidRDefault="00073B72" w:rsidP="004412FE">
            <w:pPr>
              <w:pStyle w:val="BodyText"/>
              <w:rPr>
                <w:sz w:val="20"/>
              </w:rPr>
            </w:pPr>
            <m:oMathPara>
              <m:oMath>
                <m:acc>
                  <m:accPr>
                    <m:ctrlPr>
                      <w:rPr>
                        <w:rFonts w:ascii="Cambria Math" w:hAnsi="Cambria Math"/>
                        <w:i/>
                        <w:sz w:val="20"/>
                      </w:rPr>
                    </m:ctrlPr>
                  </m:accPr>
                  <m:e>
                    <m:r>
                      <w:rPr>
                        <w:rFonts w:ascii="Cambria Math" w:hAnsi="Cambria Math"/>
                      </w:rPr>
                      <m:t>X</m:t>
                    </m:r>
                    <m:ctrlPr>
                      <w:rPr>
                        <w:rFonts w:ascii="Cambria Math" w:hAnsi="Cambria Math"/>
                        <w:i/>
                      </w:rPr>
                    </m:ctrlPr>
                  </m:e>
                </m:acc>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Y</m:t>
                    </m:r>
                    <m:d>
                      <m:dPr>
                        <m:begChr m:val="["/>
                        <m:endChr m:val="]"/>
                        <m:ctrlPr>
                          <w:rPr>
                            <w:rFonts w:ascii="Cambria Math" w:hAnsi="Cambria Math"/>
                            <w:i/>
                          </w:rPr>
                        </m:ctrlPr>
                      </m:dPr>
                      <m:e>
                        <m:r>
                          <w:rPr>
                            <w:rFonts w:ascii="Cambria Math" w:hAnsi="Cambria Math"/>
                          </w:rPr>
                          <m:t>n</m:t>
                        </m:r>
                      </m:e>
                    </m:d>
                  </m:num>
                  <m:den>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n</m:t>
                        </m:r>
                      </m:e>
                    </m:d>
                  </m:den>
                </m:f>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8D32A9">
      <w:pPr>
        <w:pStyle w:val="BodyText"/>
        <w:rPr>
          <w:szCs w:val="22"/>
        </w:rPr>
      </w:pPr>
      <w:r>
        <w:rPr>
          <w:szCs w:val="22"/>
        </w:rPr>
        <w:t xml:space="preserve">Where each variable is decimated back to the T-spaced model. Adding AWGN into the system model where the signal to noise ratio is 35dB produces </w:t>
      </w:r>
      <w:r w:rsidR="00B22FB0">
        <w:rPr>
          <w:szCs w:val="22"/>
        </w:rPr>
        <w:fldChar w:fldCharType="begin"/>
      </w:r>
      <w:r>
        <w:rPr>
          <w:szCs w:val="22"/>
        </w:rPr>
        <w:instrText xml:space="preserve"> REF _Ref348702628 \h </w:instrText>
      </w:r>
      <w:r w:rsidR="00B22FB0">
        <w:rPr>
          <w:szCs w:val="22"/>
        </w:rPr>
      </w:r>
      <w:r w:rsidR="00B22FB0">
        <w:rPr>
          <w:szCs w:val="22"/>
        </w:rPr>
        <w:fldChar w:fldCharType="separate"/>
      </w:r>
      <w:r>
        <w:t xml:space="preserve">Figure </w:t>
      </w:r>
      <w:r>
        <w:rPr>
          <w:noProof/>
        </w:rPr>
        <w:t>15</w:t>
      </w:r>
      <w:r w:rsidR="00B22FB0">
        <w:rPr>
          <w:szCs w:val="22"/>
        </w:rPr>
        <w:fldChar w:fldCharType="end"/>
      </w:r>
      <w:r>
        <w:rPr>
          <w:szCs w:val="22"/>
        </w:rPr>
        <w:t xml:space="preserve"> where the channel is of unit value.</w:t>
      </w:r>
    </w:p>
    <w:p w:rsidR="00C06E26" w:rsidRDefault="00073B72" w:rsidP="008D32A9">
      <w:pPr>
        <w:pStyle w:val="BodyText"/>
        <w:rPr>
          <w:szCs w:val="22"/>
        </w:rPr>
      </w:pPr>
      <w:r>
        <w:rPr>
          <w:noProof/>
          <w:szCs w:val="22"/>
          <w:lang w:eastAsia="en-GB"/>
        </w:rPr>
        <w:lastRenderedPageBreak/>
        <w:drawing>
          <wp:inline distT="0" distB="0" distL="0" distR="0">
            <wp:extent cx="5857240" cy="4364990"/>
            <wp:effectExtent l="0" t="0" r="0" b="0"/>
            <wp:docPr id="2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5857240" cy="4364990"/>
                    </a:xfrm>
                    <a:prstGeom prst="rect">
                      <a:avLst/>
                    </a:prstGeom>
                    <a:noFill/>
                    <a:ln w="9525">
                      <a:noFill/>
                      <a:miter lim="800000"/>
                      <a:headEnd/>
                      <a:tailEnd/>
                    </a:ln>
                  </pic:spPr>
                </pic:pic>
              </a:graphicData>
            </a:graphic>
          </wp:inline>
        </w:drawing>
      </w:r>
    </w:p>
    <w:p w:rsidR="00C06E26" w:rsidRDefault="00C06E26" w:rsidP="00973FEC">
      <w:pPr>
        <w:pStyle w:val="Caption"/>
        <w:rPr>
          <w:szCs w:val="22"/>
        </w:rPr>
      </w:pPr>
      <w:bookmarkStart w:id="93" w:name="_Ref348702628"/>
      <w:bookmarkStart w:id="94" w:name="_Toc348948554"/>
      <w:r>
        <w:t xml:space="preserve">Figure </w:t>
      </w:r>
      <w:fldSimple w:instr=" SEQ Figure \* ARABIC ">
        <w:r>
          <w:rPr>
            <w:noProof/>
          </w:rPr>
          <w:t>15</w:t>
        </w:r>
      </w:fldSimple>
      <w:bookmarkEnd w:id="93"/>
      <w:r>
        <w:t>-OFDM with AWGN</w:t>
      </w:r>
      <w:bookmarkEnd w:id="94"/>
    </w:p>
    <w:p w:rsidR="00C06E26" w:rsidRDefault="00C06E26" w:rsidP="008D32A9">
      <w:pPr>
        <w:pStyle w:val="BodyText"/>
        <w:rPr>
          <w:szCs w:val="22"/>
        </w:rPr>
      </w:pPr>
      <w:r>
        <w:rPr>
          <w:szCs w:val="22"/>
        </w:rPr>
        <w:t xml:space="preserve">If the model is updated to represent a built up urban environment and hence has no direct line of sight a Random Rayleigh Variable defines the effects of multipath signal after constructive or destructive interference occurs. </w:t>
      </w:r>
      <w:r w:rsidRPr="00077DEA">
        <w:rPr>
          <w:szCs w:val="22"/>
        </w:rPr>
        <w:t xml:space="preserve">If the coherent bandwidth of the channel is much greater than the bandwidth of the signal, the channel is said to be frequency flat.  </w:t>
      </w:r>
      <w:r>
        <w:rPr>
          <w:szCs w:val="22"/>
        </w:rPr>
        <w:t>Therefore all frequency components of the signal will experience the same magnitude of fading. D</w:t>
      </w:r>
      <w:r w:rsidRPr="00077DEA">
        <w:rPr>
          <w:szCs w:val="22"/>
        </w:rPr>
        <w:t xml:space="preserve">efining </w:t>
      </w:r>
      <m:oMath>
        <m:r>
          <w:rPr>
            <w:rFonts w:ascii="Cambria Math" w:hAnsi="Cambria Math"/>
            <w:szCs w:val="22"/>
          </w:rPr>
          <m:t>∆f</m:t>
        </m:r>
      </m:oMath>
      <w:r w:rsidRPr="00077DEA">
        <w:rPr>
          <w:szCs w:val="22"/>
        </w:rPr>
        <w:t xml:space="preserve"> to be sufficiently small ensure that the channel is seen to be frequency flat </w:t>
      </w:r>
      <w:r>
        <w:rPr>
          <w:szCs w:val="22"/>
        </w:rPr>
        <w:t xml:space="preserve">and therefore allowing each symbol to experience the same magnitude of fading. This helps to prevent the effects of a frequency selective fading where the coherent bandwidth of the channel is smaller than the bandwidth of the signal, resulting in different frequency components of the signal experience uncorrelated fading. Introducing a multipath channel with two taps with a random delay where the maximum delay is equal to the duration of the cyclic prefix. One example of the multipath channel is shown in </w:t>
      </w:r>
      <w:r w:rsidR="00B22FB0">
        <w:rPr>
          <w:szCs w:val="22"/>
        </w:rPr>
        <w:fldChar w:fldCharType="begin"/>
      </w:r>
      <w:r>
        <w:rPr>
          <w:szCs w:val="22"/>
        </w:rPr>
        <w:instrText xml:space="preserve"> REF _Ref348704718 \h </w:instrText>
      </w:r>
      <w:r w:rsidR="00B22FB0">
        <w:rPr>
          <w:szCs w:val="22"/>
        </w:rPr>
      </w:r>
      <w:r w:rsidR="00B22FB0">
        <w:rPr>
          <w:szCs w:val="22"/>
        </w:rPr>
        <w:fldChar w:fldCharType="separate"/>
      </w:r>
      <w:r>
        <w:t xml:space="preserve">Figure </w:t>
      </w:r>
      <w:r>
        <w:rPr>
          <w:noProof/>
        </w:rPr>
        <w:t>16</w:t>
      </w:r>
      <w:r w:rsidR="00B22FB0">
        <w:rPr>
          <w:szCs w:val="22"/>
        </w:rPr>
        <w:fldChar w:fldCharType="end"/>
      </w:r>
      <w:r>
        <w:rPr>
          <w:szCs w:val="22"/>
        </w:rPr>
        <w:t xml:space="preserve">, where </w:t>
      </w:r>
      <m:oMath>
        <m:r>
          <w:rPr>
            <w:rFonts w:ascii="Cambria Math" w:hAnsi="Cambria Math"/>
            <w:szCs w:val="22"/>
          </w:rPr>
          <m:t>∆t</m:t>
        </m:r>
      </m:oMath>
      <w:r>
        <w:rPr>
          <w:szCs w:val="22"/>
        </w:rPr>
        <w:t xml:space="preserve"> is the time difference between the impulses. As </w:t>
      </w:r>
      <m:oMath>
        <m:r>
          <w:rPr>
            <w:rFonts w:ascii="Cambria Math" w:hAnsi="Cambria Math"/>
            <w:szCs w:val="22"/>
          </w:rPr>
          <m:t>∆t</m:t>
        </m:r>
      </m:oMath>
      <w:r>
        <w:rPr>
          <w:szCs w:val="22"/>
        </w:rPr>
        <w:t xml:space="preserve"> increases  </w:t>
      </w:r>
      <m:oMath>
        <m:r>
          <w:rPr>
            <w:rFonts w:ascii="Cambria Math" w:hAnsi="Cambria Math"/>
            <w:szCs w:val="22"/>
          </w:rPr>
          <m:t>∆f</m:t>
        </m:r>
      </m:oMath>
      <w:r>
        <w:rPr>
          <w:szCs w:val="22"/>
        </w:rPr>
        <w:t xml:space="preserve"> decreases where </w:t>
      </w:r>
      <m:oMath>
        <m:r>
          <w:rPr>
            <w:rFonts w:ascii="Cambria Math" w:hAnsi="Cambria Math"/>
            <w:szCs w:val="22"/>
          </w:rPr>
          <m:t>∆f</m:t>
        </m:r>
      </m:oMath>
      <w:r>
        <w:rPr>
          <w:szCs w:val="22"/>
        </w:rPr>
        <w:t xml:space="preserve"> is shown in subplot 2. </w:t>
      </w:r>
    </w:p>
    <w:p w:rsidR="00C06E26" w:rsidRDefault="00B22FB0" w:rsidP="008D32A9">
      <w:pPr>
        <w:pStyle w:val="BodyText"/>
        <w:rPr>
          <w:szCs w:val="22"/>
        </w:rPr>
      </w:pPr>
      <w:r w:rsidRPr="00B22FB0">
        <w:rPr>
          <w:noProof/>
          <w:lang w:eastAsia="en-GB"/>
        </w:rPr>
        <w:lastRenderedPageBreak/>
        <w:pict>
          <v:shape id="_x0000_s1197" type="#_x0000_t202" style="position:absolute;left:0;text-align:left;margin-left:120.6pt;margin-top:170.05pt;width:34.8pt;height:21.75pt;z-index:251656704" filled="f" stroked="f">
            <v:textbox>
              <w:txbxContent>
                <w:p w:rsidR="00C06E26" w:rsidRDefault="00073B72">
                  <m:oMathPara>
                    <m:oMath>
                      <m:r>
                        <w:rPr>
                          <w:rFonts w:ascii="Cambria Math" w:hAnsi="Cambria Math"/>
                        </w:rPr>
                        <m:t>∆f</m:t>
                      </m:r>
                    </m:oMath>
                  </m:oMathPara>
                </w:p>
              </w:txbxContent>
            </v:textbox>
          </v:shape>
        </w:pict>
      </w:r>
      <w:r w:rsidRPr="00B22FB0">
        <w:rPr>
          <w:noProof/>
          <w:lang w:eastAsia="en-GB"/>
        </w:rPr>
        <w:pict>
          <v:shape id="_x0000_s1198" type="#_x0000_t32" style="position:absolute;left:0;text-align:left;margin-left:129.95pt;margin-top:188.1pt;width:12.7pt;height:0;z-index:251655680" o:connectortype="straight">
            <v:stroke startarrow="block" startarrowwidth="narrow" startarrowlength="short" endarrow="block" endarrowwidth="narrow" endarrowlength="short"/>
          </v:shape>
        </w:pict>
      </w:r>
      <w:r w:rsidRPr="00B22FB0">
        <w:rPr>
          <w:noProof/>
          <w:lang w:eastAsia="en-GB"/>
        </w:rPr>
        <w:pict>
          <v:shape id="_x0000_s1199" type="#_x0000_t32" style="position:absolute;left:0;text-align:left;margin-left:142.45pt;margin-top:190.45pt;width:.05pt;height:120.2pt;flip:y;z-index:251654656" o:connectortype="straight" strokecolor="red">
            <v:stroke dashstyle="dash"/>
          </v:shape>
        </w:pict>
      </w:r>
      <w:r w:rsidRPr="00B22FB0">
        <w:rPr>
          <w:noProof/>
          <w:lang w:eastAsia="en-GB"/>
        </w:rPr>
        <w:pict>
          <v:shape id="_x0000_s1200" type="#_x0000_t32" style="position:absolute;left:0;text-align:left;margin-left:130.45pt;margin-top:190.35pt;width:.05pt;height:120.2pt;flip:y;z-index:251653632" o:connectortype="straight" strokecolor="red">
            <v:stroke dashstyle="dash"/>
          </v:shape>
        </w:pict>
      </w:r>
      <w:r w:rsidR="00073B72">
        <w:rPr>
          <w:noProof/>
          <w:szCs w:val="22"/>
          <w:lang w:eastAsia="en-GB"/>
        </w:rPr>
        <w:drawing>
          <wp:inline distT="0" distB="0" distL="0" distR="0">
            <wp:extent cx="5857240" cy="4364990"/>
            <wp:effectExtent l="0" t="0" r="0" b="0"/>
            <wp:docPr id="2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5857240" cy="4364990"/>
                    </a:xfrm>
                    <a:prstGeom prst="rect">
                      <a:avLst/>
                    </a:prstGeom>
                    <a:noFill/>
                    <a:ln w="9525">
                      <a:noFill/>
                      <a:miter lim="800000"/>
                      <a:headEnd/>
                      <a:tailEnd/>
                    </a:ln>
                  </pic:spPr>
                </pic:pic>
              </a:graphicData>
            </a:graphic>
          </wp:inline>
        </w:drawing>
      </w:r>
    </w:p>
    <w:p w:rsidR="00C06E26" w:rsidRDefault="00C06E26" w:rsidP="00C10669">
      <w:pPr>
        <w:pStyle w:val="Caption"/>
      </w:pPr>
      <w:bookmarkStart w:id="95" w:name="_Ref348704718"/>
      <w:bookmarkStart w:id="96" w:name="_Toc348948555"/>
      <w:r>
        <w:t xml:space="preserve">Figure </w:t>
      </w:r>
      <w:fldSimple w:instr=" SEQ Figure \* ARABIC ">
        <w:r>
          <w:rPr>
            <w:noProof/>
          </w:rPr>
          <w:t>16</w:t>
        </w:r>
      </w:fldSimple>
      <w:bookmarkEnd w:id="95"/>
      <w:r>
        <w:t>-Two Tap Multipath Channel</w:t>
      </w:r>
      <w:bookmarkEnd w:id="96"/>
    </w:p>
    <w:p w:rsidR="00C06E26" w:rsidRPr="0060541A" w:rsidRDefault="00C06E26" w:rsidP="0060541A">
      <w:pPr>
        <w:pStyle w:val="BodyText"/>
      </w:pPr>
      <w:r>
        <w:t xml:space="preserve">The effects on the power spectrum can be seen in  </w:t>
      </w:r>
      <w:r w:rsidR="00B22FB0">
        <w:fldChar w:fldCharType="begin"/>
      </w:r>
      <w:r>
        <w:instrText xml:space="preserve"> REF _Ref348706149 \h </w:instrText>
      </w:r>
      <w:r w:rsidR="00B22FB0">
        <w:fldChar w:fldCharType="separate"/>
      </w:r>
      <w:r>
        <w:t xml:space="preserve">Figure </w:t>
      </w:r>
      <w:r>
        <w:rPr>
          <w:noProof/>
        </w:rPr>
        <w:t>17</w:t>
      </w:r>
      <w:r w:rsidR="00B22FB0">
        <w:fldChar w:fldCharType="end"/>
      </w:r>
      <w:r>
        <w:t xml:space="preserve"> where the channel fading can be seen on the frame and OFDM symbol in subplots one and two respectively.</w:t>
      </w:r>
    </w:p>
    <w:p w:rsidR="00C06E26" w:rsidRDefault="00073B72" w:rsidP="008D32A9">
      <w:pPr>
        <w:pStyle w:val="BodyText"/>
        <w:rPr>
          <w:szCs w:val="22"/>
        </w:rPr>
      </w:pPr>
      <w:r>
        <w:rPr>
          <w:noProof/>
          <w:szCs w:val="22"/>
          <w:lang w:eastAsia="en-GB"/>
        </w:rPr>
        <w:lastRenderedPageBreak/>
        <w:drawing>
          <wp:inline distT="0" distB="0" distL="0" distR="0">
            <wp:extent cx="5857240" cy="4364990"/>
            <wp:effectExtent l="0" t="0" r="0" b="0"/>
            <wp:docPr id="23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5857240" cy="4364990"/>
                    </a:xfrm>
                    <a:prstGeom prst="rect">
                      <a:avLst/>
                    </a:prstGeom>
                    <a:noFill/>
                    <a:ln w="9525">
                      <a:noFill/>
                      <a:miter lim="800000"/>
                      <a:headEnd/>
                      <a:tailEnd/>
                    </a:ln>
                  </pic:spPr>
                </pic:pic>
              </a:graphicData>
            </a:graphic>
          </wp:inline>
        </w:drawing>
      </w:r>
    </w:p>
    <w:p w:rsidR="00C06E26" w:rsidRDefault="00C06E26" w:rsidP="0060541A">
      <w:pPr>
        <w:pStyle w:val="Caption"/>
      </w:pPr>
      <w:bookmarkStart w:id="97" w:name="_Ref348706149"/>
      <w:bookmarkStart w:id="98" w:name="_Toc348948556"/>
      <w:r>
        <w:t xml:space="preserve">Figure </w:t>
      </w:r>
      <w:fldSimple w:instr=" SEQ Figure \* ARABIC ">
        <w:r>
          <w:rPr>
            <w:noProof/>
          </w:rPr>
          <w:t>17</w:t>
        </w:r>
      </w:fldSimple>
      <w:bookmarkEnd w:id="97"/>
      <w:r>
        <w:t>- Spectrum Analysis or Two Tap Multipath Channel</w:t>
      </w:r>
      <w:bookmarkEnd w:id="98"/>
    </w:p>
    <w:p w:rsidR="00C06E26" w:rsidRDefault="00C06E26" w:rsidP="0060541A">
      <w:pPr>
        <w:pStyle w:val="BodyText"/>
      </w:pPr>
      <w:r>
        <w:t>If the channel is design</w:t>
      </w:r>
      <w:ins w:id="99" w:author="IPWireless" w:date="2013-03-06T17:47:00Z">
        <w:r>
          <w:t>ed</w:t>
        </w:r>
      </w:ins>
      <w:r>
        <w:t xml:space="preserve"> such that the amplitudes of each tap is constrained to unity the </w:t>
      </w:r>
      <m:oMath>
        <m:acc>
          <m:accPr>
            <m:ctrlPr>
              <w:rPr>
                <w:rFonts w:ascii="Cambria Math" w:hAnsi="Cambria Math"/>
                <w:i/>
                <w:sz w:val="20"/>
              </w:rPr>
            </m:ctrlPr>
          </m:accPr>
          <m:e>
            <m:r>
              <w:rPr>
                <w:rFonts w:ascii="Cambria Math" w:hAnsi="Cambria Math"/>
              </w:rPr>
              <m:t>H</m:t>
            </m:r>
          </m:e>
        </m:acc>
        <m:d>
          <m:dPr>
            <m:begChr m:val="["/>
            <m:endChr m:val="]"/>
            <m:ctrlPr>
              <w:rPr>
                <w:rFonts w:ascii="Cambria Math" w:hAnsi="Cambria Math"/>
                <w:i/>
                <w:sz w:val="20"/>
              </w:rPr>
            </m:ctrlPr>
          </m:dPr>
          <m:e>
            <m:r>
              <w:rPr>
                <w:rFonts w:ascii="Cambria Math" w:hAnsi="Cambria Math"/>
              </w:rPr>
              <m:t>n</m:t>
            </m:r>
          </m:e>
        </m:d>
      </m:oMath>
      <w:r>
        <w:t xml:space="preserve"> tends towards zero meaning that when deep fades occur, selective subcarriers are of the form:</w:t>
      </w:r>
    </w:p>
    <w:tbl>
      <w:tblPr>
        <w:tblW w:w="5000" w:type="pct"/>
        <w:tblLook w:val="00A0"/>
      </w:tblPr>
      <w:tblGrid>
        <w:gridCol w:w="1437"/>
        <w:gridCol w:w="6703"/>
        <w:gridCol w:w="1436"/>
      </w:tblGrid>
      <w:tr w:rsidR="00C06E26" w:rsidTr="00FF7C2B">
        <w:tc>
          <w:tcPr>
            <w:tcW w:w="750" w:type="pct"/>
          </w:tcPr>
          <w:p w:rsidR="00C06E26" w:rsidRPr="00FF7C2B" w:rsidRDefault="00C06E26" w:rsidP="004412FE">
            <w:pPr>
              <w:pStyle w:val="BodyText"/>
              <w:rPr>
                <w:sz w:val="20"/>
              </w:rPr>
            </w:pPr>
          </w:p>
        </w:tc>
        <w:tc>
          <w:tcPr>
            <w:tcW w:w="3500" w:type="pct"/>
          </w:tcPr>
          <w:p w:rsidR="00C06E26" w:rsidRPr="00FF7C2B" w:rsidRDefault="00073B72" w:rsidP="0043782B">
            <w:pPr>
              <w:pStyle w:val="BodyText"/>
              <w:rPr>
                <w:sz w:val="20"/>
              </w:rPr>
            </w:pPr>
            <m:oMathPara>
              <m:oMath>
                <m:acc>
                  <m:accPr>
                    <m:ctrlPr>
                      <w:rPr>
                        <w:rFonts w:ascii="Cambria Math" w:hAnsi="Cambria Math"/>
                        <w:i/>
                        <w:sz w:val="20"/>
                      </w:rPr>
                    </m:ctrlPr>
                  </m:accPr>
                  <m:e>
                    <m:r>
                      <w:rPr>
                        <w:rFonts w:ascii="Cambria Math" w:hAnsi="Cambria Math"/>
                      </w:rPr>
                      <m:t>X</m:t>
                    </m:r>
                    <m:ctrlPr>
                      <w:rPr>
                        <w:rFonts w:ascii="Cambria Math" w:hAnsi="Cambria Math"/>
                        <w:i/>
                      </w:rPr>
                    </m:ctrlPr>
                  </m:e>
                </m:acc>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Y</m:t>
                    </m:r>
                    <m:d>
                      <m:dPr>
                        <m:begChr m:val="["/>
                        <m:endChr m:val="]"/>
                        <m:ctrlPr>
                          <w:rPr>
                            <w:rFonts w:ascii="Cambria Math" w:hAnsi="Cambria Math"/>
                            <w:i/>
                          </w:rPr>
                        </m:ctrlPr>
                      </m:dPr>
                      <m:e>
                        <m:r>
                          <w:rPr>
                            <w:rFonts w:ascii="Cambria Math" w:hAnsi="Cambria Math"/>
                          </w:rPr>
                          <m:t>k</m:t>
                        </m:r>
                      </m:e>
                    </m:d>
                  </m:num>
                  <m:den>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k</m:t>
                        </m:r>
                      </m:e>
                    </m:d>
                    <m:r>
                      <w:rPr>
                        <w:rFonts w:ascii="Cambria Math" w:hAnsi="Cambria Math"/>
                      </w:rPr>
                      <m:t>→0</m:t>
                    </m:r>
                  </m:den>
                </m:f>
              </m:oMath>
            </m:oMathPara>
          </w:p>
        </w:tc>
        <w:tc>
          <w:tcPr>
            <w:tcW w:w="750" w:type="pct"/>
          </w:tcPr>
          <w:p w:rsidR="00C06E26" w:rsidRPr="00FF7C2B" w:rsidRDefault="00C06E26" w:rsidP="00FF7C2B">
            <w:pPr>
              <w:pStyle w:val="BodyText"/>
              <w:numPr>
                <w:ilvl w:val="0"/>
                <w:numId w:val="37"/>
              </w:numPr>
              <w:rPr>
                <w:sz w:val="20"/>
              </w:rPr>
            </w:pPr>
          </w:p>
        </w:tc>
      </w:tr>
    </w:tbl>
    <w:p w:rsidR="00C06E26" w:rsidRDefault="00C06E26" w:rsidP="00D11CD7">
      <w:pPr>
        <w:pStyle w:val="BodyText"/>
        <w:rPr>
          <w:noProof/>
          <w:lang w:eastAsia="en-GB"/>
        </w:rPr>
      </w:pPr>
      <w:commentRangeStart w:id="100"/>
      <w:r>
        <w:rPr>
          <w:noProof/>
          <w:lang w:eastAsia="en-GB"/>
        </w:rPr>
        <w:t xml:space="preserve">where </w:t>
      </w:r>
      <m:oMath>
        <m:r>
          <w:rPr>
            <w:rFonts w:ascii="Cambria Math" w:hAnsi="Cambria Math"/>
            <w:noProof/>
            <w:lang w:eastAsia="en-GB"/>
          </w:rPr>
          <m:t>k</m:t>
        </m:r>
      </m:oMath>
      <w:r>
        <w:rPr>
          <w:noProof/>
          <w:lang w:eastAsia="en-GB"/>
        </w:rPr>
        <w:t xml:space="preserve"> is the specific subcarrier in question, this results in certain constellation points being ampli</w:t>
      </w:r>
      <w:ins w:id="101" w:author="IPWireless" w:date="2013-03-06T17:48:00Z">
        <w:r>
          <w:rPr>
            <w:noProof/>
            <w:lang w:eastAsia="en-GB"/>
          </w:rPr>
          <w:t>fi</w:t>
        </w:r>
      </w:ins>
      <w:r>
        <w:rPr>
          <w:noProof/>
          <w:lang w:eastAsia="en-GB"/>
        </w:rPr>
        <w:t xml:space="preserve">ed significatnly greater than required as shown in </w:t>
      </w:r>
      <w:r w:rsidR="00B22FB0">
        <w:rPr>
          <w:noProof/>
          <w:lang w:eastAsia="en-GB"/>
        </w:rPr>
        <w:fldChar w:fldCharType="begin"/>
      </w:r>
      <w:r>
        <w:rPr>
          <w:noProof/>
          <w:lang w:eastAsia="en-GB"/>
        </w:rPr>
        <w:instrText xml:space="preserve"> REF _Ref348707068 \h </w:instrText>
      </w:r>
      <w:r w:rsidR="00B22FB0">
        <w:rPr>
          <w:noProof/>
          <w:lang w:eastAsia="en-GB"/>
        </w:rPr>
      </w:r>
      <w:r w:rsidR="00B22FB0">
        <w:rPr>
          <w:noProof/>
          <w:lang w:eastAsia="en-GB"/>
        </w:rPr>
        <w:fldChar w:fldCharType="separate"/>
      </w:r>
      <w:r>
        <w:t xml:space="preserve">Figure </w:t>
      </w:r>
      <w:r>
        <w:rPr>
          <w:noProof/>
        </w:rPr>
        <w:t>19</w:t>
      </w:r>
      <w:r w:rsidR="00B22FB0">
        <w:rPr>
          <w:noProof/>
          <w:lang w:eastAsia="en-GB"/>
        </w:rPr>
        <w:fldChar w:fldCharType="end"/>
      </w:r>
      <w:r>
        <w:rPr>
          <w:noProof/>
          <w:lang w:eastAsia="en-GB"/>
        </w:rPr>
        <w:t>. Meaning that certain rec</w:t>
      </w:r>
      <w:del w:id="102" w:author="IPWireless" w:date="2013-03-06T17:48:00Z">
        <w:r w:rsidDel="00D11CD7">
          <w:rPr>
            <w:noProof/>
            <w:lang w:eastAsia="en-GB"/>
          </w:rPr>
          <w:delText>i</w:delText>
        </w:r>
      </w:del>
      <w:r>
        <w:rPr>
          <w:noProof/>
          <w:lang w:eastAsia="en-GB"/>
        </w:rPr>
        <w:t>e</w:t>
      </w:r>
      <w:ins w:id="103" w:author="IPWireless" w:date="2013-03-06T17:48:00Z">
        <w:r>
          <w:rPr>
            <w:noProof/>
            <w:lang w:eastAsia="en-GB"/>
          </w:rPr>
          <w:t>i</w:t>
        </w:r>
      </w:ins>
      <w:r>
        <w:rPr>
          <w:noProof/>
          <w:lang w:eastAsia="en-GB"/>
        </w:rPr>
        <w:t xml:space="preserve">ved symbols are amplified </w:t>
      </w:r>
      <w:commentRangeStart w:id="104"/>
      <w:r>
        <w:rPr>
          <w:noProof/>
          <w:lang w:eastAsia="en-GB"/>
        </w:rPr>
        <w:t>behoned</w:t>
      </w:r>
      <w:commentRangeEnd w:id="104"/>
      <w:r>
        <w:rPr>
          <w:rStyle w:val="CommentReference"/>
        </w:rPr>
        <w:commentReference w:id="104"/>
      </w:r>
      <w:r>
        <w:rPr>
          <w:noProof/>
          <w:lang w:eastAsia="en-GB"/>
        </w:rPr>
        <w:t xml:space="preserve"> average noise bubble for that SNR value i.e. the stray outlier seen in </w:t>
      </w:r>
      <w:r w:rsidR="00B22FB0">
        <w:rPr>
          <w:noProof/>
          <w:lang w:eastAsia="en-GB"/>
        </w:rPr>
        <w:fldChar w:fldCharType="begin"/>
      </w:r>
      <w:r>
        <w:rPr>
          <w:noProof/>
          <w:lang w:eastAsia="en-GB"/>
        </w:rPr>
        <w:instrText xml:space="preserve"> REF _Ref348707068 \h </w:instrText>
      </w:r>
      <w:r w:rsidR="00B22FB0">
        <w:rPr>
          <w:noProof/>
          <w:lang w:eastAsia="en-GB"/>
        </w:rPr>
      </w:r>
      <w:r w:rsidR="00B22FB0">
        <w:rPr>
          <w:noProof/>
          <w:lang w:eastAsia="en-GB"/>
        </w:rPr>
        <w:fldChar w:fldCharType="separate"/>
      </w:r>
      <w:r>
        <w:t xml:space="preserve">Figure </w:t>
      </w:r>
      <w:r>
        <w:rPr>
          <w:noProof/>
        </w:rPr>
        <w:t>19</w:t>
      </w:r>
      <w:r w:rsidR="00B22FB0">
        <w:rPr>
          <w:noProof/>
          <w:lang w:eastAsia="en-GB"/>
        </w:rPr>
        <w:fldChar w:fldCharType="end"/>
      </w:r>
      <w:r>
        <w:rPr>
          <w:noProof/>
          <w:lang w:eastAsia="en-GB"/>
        </w:rPr>
        <w:t>. This can be ammened by implementing a least mean square algorith. Therefore helps to prevent the effects of minimum mean square error as the algorithm will assess the gradi</w:t>
      </w:r>
      <w:del w:id="105" w:author="IPWireless" w:date="2013-03-06T17:49:00Z">
        <w:r w:rsidDel="00D11CD7">
          <w:rPr>
            <w:noProof/>
            <w:lang w:eastAsia="en-GB"/>
          </w:rPr>
          <w:delText>a</w:delText>
        </w:r>
      </w:del>
      <w:ins w:id="106" w:author="IPWireless" w:date="2013-03-06T17:49:00Z">
        <w:r>
          <w:rPr>
            <w:noProof/>
            <w:lang w:eastAsia="en-GB"/>
          </w:rPr>
          <w:t>e</w:t>
        </w:r>
      </w:ins>
      <w:r>
        <w:rPr>
          <w:noProof/>
          <w:lang w:eastAsia="en-GB"/>
        </w:rPr>
        <w:t>n</w:t>
      </w:r>
      <w:del w:id="107" w:author="IPWireless" w:date="2013-03-06T17:49:00Z">
        <w:r w:rsidDel="00D11CD7">
          <w:rPr>
            <w:noProof/>
            <w:lang w:eastAsia="en-GB"/>
          </w:rPr>
          <w:delText>e</w:delText>
        </w:r>
      </w:del>
      <w:r>
        <w:rPr>
          <w:noProof/>
          <w:lang w:eastAsia="en-GB"/>
        </w:rPr>
        <w:t xml:space="preserve">t of the data shown in </w:t>
      </w:r>
      <w:r w:rsidR="00B22FB0">
        <w:rPr>
          <w:noProof/>
          <w:lang w:eastAsia="en-GB"/>
        </w:rPr>
        <w:fldChar w:fldCharType="begin"/>
      </w:r>
      <w:r>
        <w:rPr>
          <w:noProof/>
          <w:lang w:eastAsia="en-GB"/>
        </w:rPr>
        <w:instrText xml:space="preserve"> REF _Ref348948238 \h </w:instrText>
      </w:r>
      <w:r w:rsidR="00B22FB0">
        <w:rPr>
          <w:noProof/>
          <w:lang w:eastAsia="en-GB"/>
        </w:rPr>
      </w:r>
      <w:r w:rsidR="00B22FB0">
        <w:rPr>
          <w:noProof/>
          <w:lang w:eastAsia="en-GB"/>
        </w:rPr>
        <w:fldChar w:fldCharType="separate"/>
      </w:r>
      <w:r>
        <w:t xml:space="preserve">Figure </w:t>
      </w:r>
      <w:r>
        <w:rPr>
          <w:noProof/>
        </w:rPr>
        <w:t>18</w:t>
      </w:r>
      <w:r w:rsidR="00B22FB0">
        <w:rPr>
          <w:noProof/>
          <w:lang w:eastAsia="en-GB"/>
        </w:rPr>
        <w:fldChar w:fldCharType="end"/>
      </w:r>
      <w:r>
        <w:rPr>
          <w:noProof/>
          <w:lang w:eastAsia="en-GB"/>
        </w:rPr>
        <w:t xml:space="preserve"> where correction to the weight of the vector is made</w:t>
      </w:r>
      <w:del w:id="108" w:author="IPWireless" w:date="2013-03-06T17:50:00Z">
        <w:r w:rsidDel="00D11CD7">
          <w:rPr>
            <w:noProof/>
            <w:lang w:eastAsia="en-GB"/>
          </w:rPr>
          <w:delText>d</w:delText>
        </w:r>
      </w:del>
      <w:r>
        <w:rPr>
          <w:noProof/>
          <w:lang w:eastAsia="en-GB"/>
        </w:rPr>
        <w:t xml:space="preserve"> in the direction of the negative of t</w:t>
      </w:r>
      <w:del w:id="109" w:author="IPWireless" w:date="2013-03-06T17:49:00Z">
        <w:r w:rsidDel="00D11CD7">
          <w:rPr>
            <w:noProof/>
            <w:lang w:eastAsia="en-GB"/>
          </w:rPr>
          <w:delText>e</w:delText>
        </w:r>
      </w:del>
      <w:ins w:id="110" w:author="IPWireless" w:date="2013-03-06T17:49:00Z">
        <w:r>
          <w:rPr>
            <w:noProof/>
            <w:lang w:eastAsia="en-GB"/>
          </w:rPr>
          <w:t>e</w:t>
        </w:r>
      </w:ins>
      <w:r>
        <w:rPr>
          <w:noProof/>
          <w:lang w:eastAsia="en-GB"/>
        </w:rPr>
        <w:t>h gradient vector.  Hence the symbols currently outside the noise bubble are weight</w:t>
      </w:r>
      <w:ins w:id="111" w:author="IPWireless" w:date="2013-03-06T17:50:00Z">
        <w:r>
          <w:rPr>
            <w:noProof/>
            <w:lang w:eastAsia="en-GB"/>
          </w:rPr>
          <w:t>ed</w:t>
        </w:r>
      </w:ins>
      <w:r>
        <w:rPr>
          <w:noProof/>
          <w:lang w:eastAsia="en-GB"/>
        </w:rPr>
        <w:t xml:space="preserve"> such that minimum square error is minmised and hence the recieved symbol is more representive of the rec</w:t>
      </w:r>
      <w:del w:id="112" w:author="IPWireless" w:date="2013-03-06T17:51:00Z">
        <w:r w:rsidDel="00D11CD7">
          <w:rPr>
            <w:noProof/>
            <w:lang w:eastAsia="en-GB"/>
          </w:rPr>
          <w:delText>i</w:delText>
        </w:r>
      </w:del>
      <w:r>
        <w:rPr>
          <w:noProof/>
          <w:lang w:eastAsia="en-GB"/>
        </w:rPr>
        <w:t>e</w:t>
      </w:r>
      <w:ins w:id="113" w:author="IPWireless" w:date="2013-03-06T17:51:00Z">
        <w:r>
          <w:rPr>
            <w:noProof/>
            <w:lang w:eastAsia="en-GB"/>
          </w:rPr>
          <w:t>i</w:t>
        </w:r>
      </w:ins>
      <w:r>
        <w:rPr>
          <w:noProof/>
          <w:lang w:eastAsia="en-GB"/>
        </w:rPr>
        <w:t>ved symbol for the specified channel conditions.</w:t>
      </w:r>
      <w:commentRangeEnd w:id="100"/>
      <w:r>
        <w:rPr>
          <w:rStyle w:val="CommentReference"/>
        </w:rPr>
        <w:commentReference w:id="100"/>
      </w:r>
    </w:p>
    <w:p w:rsidR="00C06E26" w:rsidRDefault="00073B72" w:rsidP="0043782B">
      <w:pPr>
        <w:pStyle w:val="BodyText"/>
        <w:jc w:val="center"/>
      </w:pPr>
      <w:r>
        <w:rPr>
          <w:noProof/>
          <w:lang w:eastAsia="en-GB"/>
        </w:rPr>
        <w:lastRenderedPageBreak/>
        <w:drawing>
          <wp:inline distT="0" distB="0" distL="0" distR="0">
            <wp:extent cx="4554855" cy="3390265"/>
            <wp:effectExtent l="0" t="0" r="0" b="0"/>
            <wp:docPr id="2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554855" cy="3390265"/>
                    </a:xfrm>
                    <a:prstGeom prst="rect">
                      <a:avLst/>
                    </a:prstGeom>
                    <a:noFill/>
                    <a:ln w="9525">
                      <a:noFill/>
                      <a:miter lim="800000"/>
                      <a:headEnd/>
                      <a:tailEnd/>
                    </a:ln>
                  </pic:spPr>
                </pic:pic>
              </a:graphicData>
            </a:graphic>
          </wp:inline>
        </w:drawing>
      </w:r>
    </w:p>
    <w:p w:rsidR="00C06E26" w:rsidRDefault="00C06E26" w:rsidP="0043782B">
      <w:pPr>
        <w:pStyle w:val="Caption"/>
      </w:pPr>
      <w:bookmarkStart w:id="114" w:name="_Ref348948238"/>
      <w:bookmarkStart w:id="115" w:name="_Toc348948557"/>
      <w:r>
        <w:t xml:space="preserve">Figure </w:t>
      </w:r>
      <w:fldSimple w:instr=" SEQ Figure \* ARABIC ">
        <w:r>
          <w:rPr>
            <w:noProof/>
          </w:rPr>
          <w:t>18</w:t>
        </w:r>
      </w:fldSimple>
      <w:bookmarkEnd w:id="114"/>
      <w:r>
        <w:t>-Channel with unit amplitudes and random phase</w:t>
      </w:r>
      <w:bookmarkEnd w:id="115"/>
    </w:p>
    <w:p w:rsidR="00C06E26" w:rsidRDefault="00073B72" w:rsidP="0043782B">
      <w:pPr>
        <w:pStyle w:val="BodyText"/>
        <w:jc w:val="center"/>
      </w:pPr>
      <w:r>
        <w:rPr>
          <w:noProof/>
          <w:lang w:eastAsia="en-GB"/>
        </w:rPr>
        <w:drawing>
          <wp:inline distT="0" distB="0" distL="0" distR="0">
            <wp:extent cx="4554855" cy="3390265"/>
            <wp:effectExtent l="0" t="0" r="0" b="0"/>
            <wp:docPr id="2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rcRect/>
                    <a:stretch>
                      <a:fillRect/>
                    </a:stretch>
                  </pic:blipFill>
                  <pic:spPr bwMode="auto">
                    <a:xfrm>
                      <a:off x="0" y="0"/>
                      <a:ext cx="4554855" cy="3390265"/>
                    </a:xfrm>
                    <a:prstGeom prst="rect">
                      <a:avLst/>
                    </a:prstGeom>
                    <a:noFill/>
                    <a:ln w="9525">
                      <a:noFill/>
                      <a:miter lim="800000"/>
                      <a:headEnd/>
                      <a:tailEnd/>
                    </a:ln>
                  </pic:spPr>
                </pic:pic>
              </a:graphicData>
            </a:graphic>
          </wp:inline>
        </w:drawing>
      </w:r>
    </w:p>
    <w:p w:rsidR="00C06E26" w:rsidRPr="0060541A" w:rsidRDefault="00C06E26" w:rsidP="0043782B">
      <w:pPr>
        <w:pStyle w:val="Caption"/>
      </w:pPr>
      <w:bookmarkStart w:id="116" w:name="_Ref348707068"/>
      <w:bookmarkStart w:id="117" w:name="_Toc348948558"/>
      <w:r>
        <w:t xml:space="preserve">Figure </w:t>
      </w:r>
      <w:fldSimple w:instr=" SEQ Figure \* ARABIC ">
        <w:r>
          <w:rPr>
            <w:noProof/>
          </w:rPr>
          <w:t>19</w:t>
        </w:r>
      </w:fldSimple>
      <w:bookmarkEnd w:id="116"/>
      <w:r>
        <w:t>-</w:t>
      </w:r>
      <w:r w:rsidRPr="0043782B">
        <w:t xml:space="preserve"> </w:t>
      </w:r>
      <w:r>
        <w:t>Spectrum Analysis or Two Tap Multipath Channel with unit amplitude taps</w:t>
      </w:r>
      <w:bookmarkEnd w:id="117"/>
    </w:p>
    <w:sectPr w:rsidR="00C06E26" w:rsidRPr="0060541A" w:rsidSect="008240CF">
      <w:headerReference w:type="default" r:id="rId24"/>
      <w:footerReference w:type="even" r:id="rId25"/>
      <w:footerReference w:type="default" r:id="rId26"/>
      <w:footerReference w:type="first" r:id="rId27"/>
      <w:endnotePr>
        <w:numFmt w:val="decimal"/>
      </w:endnotePr>
      <w:pgSz w:w="12240" w:h="15840"/>
      <w:pgMar w:top="1701" w:right="1440" w:bottom="1440" w:left="1440" w:header="561" w:footer="561" w:gutter="0"/>
      <w:cols w:space="720"/>
      <w:titlePg/>
      <w:rtlGutter/>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9" w:author="IPWireless" w:date="2013-03-06T17:24:00Z" w:initials="I">
    <w:p w:rsidR="00C06E26" w:rsidRDefault="00C06E26">
      <w:pPr>
        <w:pStyle w:val="CommentText"/>
      </w:pPr>
      <w:r>
        <w:rPr>
          <w:rStyle w:val="CommentReference"/>
        </w:rPr>
        <w:annotationRef/>
      </w:r>
      <w:r>
        <w:t>Improve wording</w:t>
      </w:r>
    </w:p>
  </w:comment>
  <w:comment w:id="62" w:author="IPWireless" w:date="2013-03-06T17:35:00Z" w:initials="I">
    <w:p w:rsidR="00C06E26" w:rsidRDefault="00C06E26">
      <w:pPr>
        <w:pStyle w:val="CommentText"/>
      </w:pPr>
      <w:r>
        <w:rPr>
          <w:rStyle w:val="CommentReference"/>
        </w:rPr>
        <w:annotationRef/>
      </w:r>
      <w:r>
        <w:t>Time domain sample rate</w:t>
      </w:r>
    </w:p>
  </w:comment>
  <w:comment w:id="104" w:author="IPWireless" w:date="2013-03-06T17:49:00Z" w:initials="I">
    <w:p w:rsidR="00C06E26" w:rsidRDefault="00C06E26">
      <w:pPr>
        <w:pStyle w:val="CommentText"/>
      </w:pPr>
      <w:r>
        <w:rPr>
          <w:rStyle w:val="CommentReference"/>
        </w:rPr>
        <w:annotationRef/>
      </w:r>
      <w:r>
        <w:t>?</w:t>
      </w:r>
    </w:p>
  </w:comment>
  <w:comment w:id="100" w:author="IPWireless" w:date="2013-03-06T17:50:00Z" w:initials="I">
    <w:p w:rsidR="00C06E26" w:rsidRDefault="00C06E26">
      <w:pPr>
        <w:pStyle w:val="CommentText"/>
      </w:pPr>
      <w:r>
        <w:rPr>
          <w:rStyle w:val="CommentReference"/>
        </w:rPr>
        <w:annotationRef/>
      </w:r>
      <w:r>
        <w:t>I think your brain has switched off here – try to reword this so it reads a bit better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54C8" w:rsidRPr="00EF78EE" w:rsidRDefault="008754C8" w:rsidP="00E71BF8">
      <w:pPr>
        <w:spacing w:after="0"/>
        <w:rPr>
          <w:spacing w:val="-5"/>
          <w:sz w:val="24"/>
        </w:rPr>
      </w:pPr>
      <w:r>
        <w:separator/>
      </w:r>
    </w:p>
  </w:endnote>
  <w:endnote w:type="continuationSeparator" w:id="0">
    <w:p w:rsidR="008754C8" w:rsidRPr="00EF78EE" w:rsidRDefault="008754C8" w:rsidP="00E71BF8">
      <w:pPr>
        <w:spacing w:after="0"/>
        <w:rPr>
          <w:spacing w:val="-5"/>
          <w:sz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1UAAA?">
    <w:altName w:val="Arial Unicode MS"/>
    <w:panose1 w:val="00000000000000000000"/>
    <w:charset w:val="81"/>
    <w:family w:val="roman"/>
    <w:notTrueType/>
    <w:pitch w:val="fixed"/>
    <w:sig w:usb0="00000001" w:usb1="09060000" w:usb2="00000010" w:usb3="00000000" w:csb0="00080000" w:csb1="00000000"/>
  </w:font>
  <w:font w:name="明朝体">
    <w:altName w:val="Arial Unicode MS"/>
    <w:panose1 w:val="00000000000000000000"/>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6E26" w:rsidRDefault="00B22FB0">
    <w:pPr>
      <w:pStyle w:val="Footer"/>
      <w:framePr w:wrap="around" w:vAnchor="text" w:hAnchor="margin" w:xAlign="right" w:y="1"/>
      <w:rPr>
        <w:rStyle w:val="PageNumber"/>
      </w:rPr>
    </w:pPr>
    <w:r>
      <w:rPr>
        <w:rStyle w:val="PageNumber"/>
      </w:rPr>
      <w:fldChar w:fldCharType="begin"/>
    </w:r>
    <w:r w:rsidR="00C06E26">
      <w:rPr>
        <w:rStyle w:val="PageNumber"/>
      </w:rPr>
      <w:instrText xml:space="preserve">PAGE  </w:instrText>
    </w:r>
    <w:r>
      <w:rPr>
        <w:rStyle w:val="PageNumber"/>
      </w:rPr>
      <w:fldChar w:fldCharType="separate"/>
    </w:r>
    <w:r w:rsidR="00C06E26">
      <w:rPr>
        <w:rStyle w:val="PageNumber"/>
        <w:noProof/>
      </w:rPr>
      <w:t>36</w:t>
    </w:r>
    <w:r>
      <w:rPr>
        <w:rStyle w:val="PageNumber"/>
      </w:rPr>
      <w:fldChar w:fldCharType="end"/>
    </w:r>
  </w:p>
  <w:p w:rsidR="00C06E26" w:rsidRDefault="00C06E2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54"/>
      <w:gridCol w:w="2522"/>
    </w:tblGrid>
    <w:tr w:rsidR="00C06E26" w:rsidRPr="009F32A6" w:rsidTr="009F32A6">
      <w:tc>
        <w:tcPr>
          <w:tcW w:w="7054" w:type="dxa"/>
        </w:tcPr>
        <w:p w:rsidR="00C06E26" w:rsidRPr="009F32A6" w:rsidRDefault="00C06E26" w:rsidP="009F32A6">
          <w:pPr>
            <w:pStyle w:val="Footer"/>
            <w:tabs>
              <w:tab w:val="clear" w:pos="4153"/>
              <w:tab w:val="clear" w:pos="8306"/>
              <w:tab w:val="left" w:pos="2977"/>
              <w:tab w:val="center" w:pos="3260"/>
              <w:tab w:val="center" w:pos="3544"/>
              <w:tab w:val="right" w:pos="9356"/>
            </w:tabs>
            <w:spacing w:before="120" w:after="120"/>
            <w:ind w:right="357"/>
            <w:rPr>
              <w:bCs/>
              <w:sz w:val="18"/>
              <w:szCs w:val="18"/>
            </w:rPr>
          </w:pPr>
          <w:r>
            <w:rPr>
              <w:b/>
              <w:bCs/>
              <w:sz w:val="18"/>
              <w:szCs w:val="18"/>
            </w:rPr>
            <w:t>General Dynamics Broadband</w:t>
          </w:r>
          <w:r w:rsidRPr="009F32A6">
            <w:rPr>
              <w:bCs/>
              <w:sz w:val="18"/>
              <w:szCs w:val="18"/>
            </w:rPr>
            <w:t xml:space="preserve"> Proprietary and Confidential</w:t>
          </w:r>
        </w:p>
      </w:tc>
      <w:tc>
        <w:tcPr>
          <w:tcW w:w="2522" w:type="dxa"/>
        </w:tcPr>
        <w:p w:rsidR="00C06E26" w:rsidRPr="009F32A6" w:rsidRDefault="00C06E26" w:rsidP="009F32A6">
          <w:pPr>
            <w:pStyle w:val="Footer"/>
            <w:tabs>
              <w:tab w:val="clear" w:pos="4153"/>
              <w:tab w:val="clear" w:pos="8306"/>
              <w:tab w:val="left" w:pos="2977"/>
              <w:tab w:val="center" w:pos="3260"/>
              <w:tab w:val="center" w:pos="3544"/>
              <w:tab w:val="right" w:pos="9356"/>
            </w:tabs>
            <w:spacing w:before="120" w:after="120"/>
            <w:ind w:right="357"/>
            <w:jc w:val="right"/>
            <w:rPr>
              <w:bCs/>
              <w:sz w:val="18"/>
              <w:szCs w:val="18"/>
            </w:rPr>
          </w:pPr>
          <w:r w:rsidRPr="009F32A6">
            <w:rPr>
              <w:sz w:val="18"/>
              <w:szCs w:val="18"/>
            </w:rPr>
            <w:t xml:space="preserve">Page </w:t>
          </w:r>
          <w:r w:rsidR="00B22FB0" w:rsidRPr="009F32A6">
            <w:rPr>
              <w:sz w:val="18"/>
              <w:szCs w:val="18"/>
            </w:rPr>
            <w:fldChar w:fldCharType="begin"/>
          </w:r>
          <w:r w:rsidRPr="009F32A6">
            <w:rPr>
              <w:sz w:val="18"/>
              <w:szCs w:val="18"/>
            </w:rPr>
            <w:instrText xml:space="preserve"> PAGE </w:instrText>
          </w:r>
          <w:r w:rsidR="00B22FB0" w:rsidRPr="009F32A6">
            <w:rPr>
              <w:sz w:val="18"/>
              <w:szCs w:val="18"/>
            </w:rPr>
            <w:fldChar w:fldCharType="separate"/>
          </w:r>
          <w:r w:rsidR="00073B72">
            <w:rPr>
              <w:noProof/>
              <w:sz w:val="18"/>
              <w:szCs w:val="18"/>
            </w:rPr>
            <w:t>27</w:t>
          </w:r>
          <w:r w:rsidR="00B22FB0" w:rsidRPr="009F32A6">
            <w:rPr>
              <w:sz w:val="18"/>
              <w:szCs w:val="18"/>
            </w:rPr>
            <w:fldChar w:fldCharType="end"/>
          </w:r>
          <w:r w:rsidRPr="009F32A6">
            <w:rPr>
              <w:sz w:val="18"/>
              <w:szCs w:val="18"/>
            </w:rPr>
            <w:t xml:space="preserve"> of </w:t>
          </w:r>
          <w:r w:rsidR="00B22FB0" w:rsidRPr="009F32A6">
            <w:rPr>
              <w:sz w:val="18"/>
              <w:szCs w:val="18"/>
            </w:rPr>
            <w:fldChar w:fldCharType="begin"/>
          </w:r>
          <w:r w:rsidRPr="009F32A6">
            <w:rPr>
              <w:sz w:val="18"/>
              <w:szCs w:val="18"/>
            </w:rPr>
            <w:instrText xml:space="preserve"> NUMPAGES  </w:instrText>
          </w:r>
          <w:r w:rsidR="00B22FB0" w:rsidRPr="009F32A6">
            <w:rPr>
              <w:sz w:val="18"/>
              <w:szCs w:val="18"/>
            </w:rPr>
            <w:fldChar w:fldCharType="separate"/>
          </w:r>
          <w:r w:rsidR="00073B72">
            <w:rPr>
              <w:noProof/>
              <w:sz w:val="18"/>
              <w:szCs w:val="18"/>
            </w:rPr>
            <w:t>28</w:t>
          </w:r>
          <w:r w:rsidR="00B22FB0" w:rsidRPr="009F32A6">
            <w:rPr>
              <w:sz w:val="18"/>
              <w:szCs w:val="18"/>
            </w:rPr>
            <w:fldChar w:fldCharType="end"/>
          </w:r>
        </w:p>
      </w:tc>
    </w:tr>
  </w:tbl>
  <w:p w:rsidR="00C06E26" w:rsidRPr="00221B1A" w:rsidRDefault="00C06E26" w:rsidP="008240CF">
    <w:pPr>
      <w:pStyle w:val="Footer"/>
      <w:tabs>
        <w:tab w:val="clear" w:pos="4153"/>
        <w:tab w:val="clear" w:pos="8306"/>
        <w:tab w:val="left" w:pos="2977"/>
        <w:tab w:val="center" w:pos="3260"/>
        <w:tab w:val="center" w:pos="3544"/>
        <w:tab w:val="right" w:pos="9356"/>
      </w:tabs>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54"/>
      <w:gridCol w:w="2522"/>
    </w:tblGrid>
    <w:tr w:rsidR="00C06E26" w:rsidTr="009F32A6">
      <w:tc>
        <w:tcPr>
          <w:tcW w:w="7054" w:type="dxa"/>
          <w:tcBorders>
            <w:right w:val="nil"/>
          </w:tcBorders>
        </w:tcPr>
        <w:p w:rsidR="00C06E26" w:rsidRPr="009F32A6" w:rsidRDefault="00C06E26" w:rsidP="009F32A6">
          <w:pPr>
            <w:pStyle w:val="Footer"/>
            <w:spacing w:before="120" w:after="120"/>
            <w:rPr>
              <w:sz w:val="20"/>
            </w:rPr>
          </w:pPr>
          <w:r>
            <w:rPr>
              <w:b/>
              <w:bCs/>
              <w:sz w:val="18"/>
              <w:szCs w:val="18"/>
            </w:rPr>
            <w:t>General Dynamics Broadband</w:t>
          </w:r>
          <w:r w:rsidRPr="009F32A6">
            <w:rPr>
              <w:bCs/>
              <w:sz w:val="18"/>
              <w:szCs w:val="18"/>
            </w:rPr>
            <w:t xml:space="preserve"> Proprietary and Confidential</w:t>
          </w:r>
        </w:p>
      </w:tc>
      <w:tc>
        <w:tcPr>
          <w:tcW w:w="2522" w:type="dxa"/>
          <w:tcBorders>
            <w:left w:val="nil"/>
          </w:tcBorders>
        </w:tcPr>
        <w:p w:rsidR="00C06E26" w:rsidRPr="009F32A6" w:rsidRDefault="00C06E26" w:rsidP="008240CF">
          <w:pPr>
            <w:pStyle w:val="Footer"/>
            <w:rPr>
              <w:sz w:val="20"/>
            </w:rPr>
          </w:pPr>
        </w:p>
      </w:tc>
    </w:tr>
  </w:tbl>
  <w:p w:rsidR="00C06E26" w:rsidRPr="003D739F" w:rsidRDefault="00C06E26" w:rsidP="008240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54C8" w:rsidRPr="00EF78EE" w:rsidRDefault="008754C8" w:rsidP="00E71BF8">
      <w:pPr>
        <w:spacing w:after="0"/>
        <w:rPr>
          <w:spacing w:val="-5"/>
          <w:sz w:val="24"/>
        </w:rPr>
      </w:pPr>
      <w:r>
        <w:separator/>
      </w:r>
    </w:p>
  </w:footnote>
  <w:footnote w:type="continuationSeparator" w:id="0">
    <w:p w:rsidR="008754C8" w:rsidRPr="00EF78EE" w:rsidRDefault="008754C8" w:rsidP="00E71BF8">
      <w:pPr>
        <w:spacing w:after="0"/>
        <w:rPr>
          <w:spacing w:val="-5"/>
          <w:sz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35"/>
      <w:gridCol w:w="3677"/>
      <w:gridCol w:w="3764"/>
    </w:tblGrid>
    <w:tr w:rsidR="00C06E26" w:rsidTr="009340FF">
      <w:tc>
        <w:tcPr>
          <w:tcW w:w="2518" w:type="dxa"/>
          <w:vAlign w:val="center"/>
        </w:tcPr>
        <w:p w:rsidR="00C06E26" w:rsidRPr="00D07D91" w:rsidRDefault="00C06E26" w:rsidP="00234DBD">
          <w:pPr>
            <w:tabs>
              <w:tab w:val="right" w:pos="9356"/>
              <w:tab w:val="right" w:pos="15593"/>
            </w:tabs>
            <w:spacing w:before="120" w:after="120"/>
            <w:jc w:val="center"/>
            <w:rPr>
              <w:sz w:val="18"/>
            </w:rPr>
          </w:pPr>
          <w:r>
            <w:rPr>
              <w:sz w:val="18"/>
            </w:rPr>
            <w:t>&lt;date&gt;</w:t>
          </w:r>
        </w:p>
      </w:tc>
      <w:tc>
        <w:tcPr>
          <w:tcW w:w="4536" w:type="dxa"/>
          <w:vMerge w:val="restart"/>
          <w:vAlign w:val="center"/>
        </w:tcPr>
        <w:p w:rsidR="00C06E26" w:rsidRPr="00D07D91" w:rsidRDefault="00C06E26" w:rsidP="008240CF">
          <w:pPr>
            <w:tabs>
              <w:tab w:val="right" w:pos="9356"/>
              <w:tab w:val="right" w:pos="15593"/>
            </w:tabs>
            <w:spacing w:before="120" w:after="120"/>
            <w:jc w:val="center"/>
            <w:rPr>
              <w:sz w:val="18"/>
            </w:rPr>
          </w:pPr>
          <w:r>
            <w:t>Short Title</w:t>
          </w:r>
        </w:p>
      </w:tc>
      <w:tc>
        <w:tcPr>
          <w:tcW w:w="2522" w:type="dxa"/>
          <w:vMerge w:val="restart"/>
          <w:vAlign w:val="center"/>
        </w:tcPr>
        <w:p w:rsidR="00C06E26" w:rsidRDefault="00073B72" w:rsidP="008240CF">
          <w:pPr>
            <w:tabs>
              <w:tab w:val="right" w:pos="9356"/>
              <w:tab w:val="right" w:pos="15593"/>
            </w:tabs>
            <w:spacing w:before="120" w:after="120"/>
            <w:jc w:val="center"/>
          </w:pPr>
          <w:r>
            <w:rPr>
              <w:noProof/>
              <w:lang w:eastAsia="en-GB"/>
            </w:rPr>
            <w:drawing>
              <wp:inline distT="0" distB="0" distL="0" distR="0">
                <wp:extent cx="2233930" cy="250190"/>
                <wp:effectExtent l="19050" t="0" r="0" b="0"/>
                <wp:docPr id="238" name="Picture 5" descr="GD_Broadband_2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_Broadband_2col.jpg"/>
                        <pic:cNvPicPr>
                          <a:picLocks noChangeAspect="1" noChangeArrowheads="1"/>
                        </pic:cNvPicPr>
                      </pic:nvPicPr>
                      <pic:blipFill>
                        <a:blip r:embed="rId1"/>
                        <a:srcRect/>
                        <a:stretch>
                          <a:fillRect/>
                        </a:stretch>
                      </pic:blipFill>
                      <pic:spPr bwMode="auto">
                        <a:xfrm>
                          <a:off x="0" y="0"/>
                          <a:ext cx="2233930" cy="250190"/>
                        </a:xfrm>
                        <a:prstGeom prst="rect">
                          <a:avLst/>
                        </a:prstGeom>
                        <a:noFill/>
                        <a:ln w="9525">
                          <a:noFill/>
                          <a:miter lim="800000"/>
                          <a:headEnd/>
                          <a:tailEnd/>
                        </a:ln>
                      </pic:spPr>
                    </pic:pic>
                  </a:graphicData>
                </a:graphic>
              </wp:inline>
            </w:drawing>
          </w:r>
        </w:p>
      </w:tc>
    </w:tr>
    <w:tr w:rsidR="00C06E26" w:rsidTr="009340FF">
      <w:tc>
        <w:tcPr>
          <w:tcW w:w="2518" w:type="dxa"/>
          <w:vAlign w:val="center"/>
        </w:tcPr>
        <w:p w:rsidR="00C06E26" w:rsidRPr="00D07D91" w:rsidRDefault="00C06E26" w:rsidP="009F32A6">
          <w:pPr>
            <w:tabs>
              <w:tab w:val="right" w:pos="9356"/>
              <w:tab w:val="right" w:pos="15593"/>
            </w:tabs>
            <w:spacing w:before="120" w:after="120"/>
            <w:jc w:val="center"/>
            <w:rPr>
              <w:sz w:val="18"/>
            </w:rPr>
          </w:pPr>
          <w:r w:rsidRPr="00D07D91">
            <w:rPr>
              <w:sz w:val="18"/>
            </w:rPr>
            <w:t xml:space="preserve">Version </w:t>
          </w:r>
          <w:fldSimple w:instr=" DOCPROPERTY  Version  \* MERGEFORMAT ">
            <w:r w:rsidRPr="008F1718">
              <w:rPr>
                <w:sz w:val="18"/>
              </w:rPr>
              <w:t>0.01</w:t>
            </w:r>
          </w:fldSimple>
        </w:p>
      </w:tc>
      <w:tc>
        <w:tcPr>
          <w:tcW w:w="4536" w:type="dxa"/>
          <w:vMerge/>
        </w:tcPr>
        <w:p w:rsidR="00C06E26" w:rsidRPr="00D07D91" w:rsidRDefault="00C06E26" w:rsidP="008240CF">
          <w:pPr>
            <w:tabs>
              <w:tab w:val="right" w:pos="9356"/>
              <w:tab w:val="right" w:pos="15593"/>
            </w:tabs>
            <w:rPr>
              <w:sz w:val="18"/>
            </w:rPr>
          </w:pPr>
        </w:p>
      </w:tc>
      <w:tc>
        <w:tcPr>
          <w:tcW w:w="2522" w:type="dxa"/>
          <w:vMerge/>
        </w:tcPr>
        <w:p w:rsidR="00C06E26" w:rsidRDefault="00C06E26" w:rsidP="008240CF">
          <w:pPr>
            <w:tabs>
              <w:tab w:val="right" w:pos="9356"/>
              <w:tab w:val="right" w:pos="15593"/>
            </w:tabs>
          </w:pPr>
        </w:p>
      </w:tc>
    </w:tr>
  </w:tbl>
  <w:p w:rsidR="00C06E26" w:rsidRPr="00D07D91" w:rsidRDefault="00C06E26" w:rsidP="008240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3203960"/>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49EAE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19682EC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02F0040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DEEA18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03AA4B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A08DDE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860FF7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5E05D1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D547FB4"/>
    <w:lvl w:ilvl="0">
      <w:start w:val="1"/>
      <w:numFmt w:val="bullet"/>
      <w:lvlText w:val=""/>
      <w:lvlJc w:val="left"/>
      <w:pPr>
        <w:tabs>
          <w:tab w:val="num" w:pos="360"/>
        </w:tabs>
        <w:ind w:left="360" w:hanging="360"/>
      </w:pPr>
      <w:rPr>
        <w:rFonts w:ascii="Symbol" w:hAnsi="Symbol" w:hint="default"/>
      </w:rPr>
    </w:lvl>
  </w:abstractNum>
  <w:abstractNum w:abstractNumId="10">
    <w:nsid w:val="01CD53B0"/>
    <w:multiLevelType w:val="multilevel"/>
    <w:tmpl w:val="3E440B12"/>
    <w:lvl w:ilvl="0">
      <w:start w:val="1"/>
      <w:numFmt w:val="decimal"/>
      <w:lvlText w:val="[%1]"/>
      <w:lvlJc w:val="left"/>
      <w:pPr>
        <w:tabs>
          <w:tab w:val="num" w:pos="504"/>
        </w:tabs>
        <w:ind w:left="360" w:hanging="360"/>
      </w:pPr>
      <w:rPr>
        <w:rFonts w:cs="Times New Roman" w:hint="default"/>
        <w:i w:val="0"/>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
    <w:nsid w:val="034A7039"/>
    <w:multiLevelType w:val="hybridMultilevel"/>
    <w:tmpl w:val="115C707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04247A8A"/>
    <w:multiLevelType w:val="multilevel"/>
    <w:tmpl w:val="8DA81258"/>
    <w:lvl w:ilvl="0">
      <w:start w:val="1"/>
      <w:numFmt w:val="decimal"/>
      <w:pStyle w:val="Bullets"/>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Bulletedo2"/>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3">
    <w:nsid w:val="1344577C"/>
    <w:multiLevelType w:val="singleLevel"/>
    <w:tmpl w:val="4C98D726"/>
    <w:lvl w:ilvl="0">
      <w:start w:val="1"/>
      <w:numFmt w:val="bullet"/>
      <w:pStyle w:val="Heading1H1"/>
      <w:lvlText w:val=""/>
      <w:lvlJc w:val="left"/>
      <w:pPr>
        <w:tabs>
          <w:tab w:val="num" w:pos="360"/>
        </w:tabs>
        <w:ind w:left="360" w:hanging="360"/>
      </w:pPr>
      <w:rPr>
        <w:rFonts w:ascii="Symbol" w:hAnsi="Symbol" w:hint="default"/>
      </w:rPr>
    </w:lvl>
  </w:abstractNum>
  <w:abstractNum w:abstractNumId="14">
    <w:nsid w:val="138F7E2F"/>
    <w:multiLevelType w:val="multilevel"/>
    <w:tmpl w:val="9020C864"/>
    <w:lvl w:ilvl="0">
      <w:start w:val="1"/>
      <w:numFmt w:val="none"/>
      <w:lvlText w:val="1.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5">
    <w:nsid w:val="1B1C370A"/>
    <w:multiLevelType w:val="hybridMultilevel"/>
    <w:tmpl w:val="18921BBA"/>
    <w:lvl w:ilvl="0" w:tplc="36A81BCE">
      <w:start w:val="1"/>
      <w:numFmt w:val="bullet"/>
      <w:lvlText w:val="-"/>
      <w:lvlJc w:val="left"/>
      <w:pPr>
        <w:ind w:left="360" w:hanging="360"/>
      </w:pPr>
      <w:rPr>
        <w:rFonts w:ascii="Arial" w:eastAsia="Times New Roman" w:hAnsi="Aria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225C640C"/>
    <w:multiLevelType w:val="hybridMultilevel"/>
    <w:tmpl w:val="15FCE13A"/>
    <w:lvl w:ilvl="0" w:tplc="091E4262">
      <w:start w:val="1"/>
      <w:numFmt w:val="bullet"/>
      <w:lvlText w:val="-"/>
      <w:lvlJc w:val="left"/>
      <w:pPr>
        <w:ind w:left="720" w:hanging="360"/>
      </w:pPr>
      <w:rPr>
        <w:rFonts w:ascii="Arial" w:eastAsia="Times New Roman" w:hAnsi="Aria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5A01763"/>
    <w:multiLevelType w:val="hybridMultilevel"/>
    <w:tmpl w:val="C9CE5D20"/>
    <w:lvl w:ilvl="0" w:tplc="64F6C352">
      <w:start w:val="1"/>
      <w:numFmt w:val="bullet"/>
      <w:pStyle w:val="BulletList-1stlevel"/>
      <w:lvlText w:val=""/>
      <w:lvlJc w:val="left"/>
      <w:pPr>
        <w:tabs>
          <w:tab w:val="num" w:pos="288"/>
        </w:tabs>
        <w:ind w:left="288" w:hanging="288"/>
      </w:pPr>
      <w:rPr>
        <w:rFonts w:ascii="Symbol" w:hAnsi="Symbol" w:hint="default"/>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A0A75E3"/>
    <w:multiLevelType w:val="hybridMultilevel"/>
    <w:tmpl w:val="AB4CF05E"/>
    <w:lvl w:ilvl="0" w:tplc="EE18A486">
      <w:start w:val="1"/>
      <w:numFmt w:val="decimal"/>
      <w:pStyle w:val="NumberedList"/>
      <w:lvlText w:val="%1."/>
      <w:lvlJc w:val="left"/>
      <w:pPr>
        <w:tabs>
          <w:tab w:val="num" w:pos="360"/>
        </w:tabs>
        <w:ind w:left="360" w:hanging="360"/>
      </w:pPr>
      <w:rPr>
        <w:rFonts w:ascii="Arial" w:hAnsi="Arial" w:cs="Times New Roman" w:hint="default"/>
        <w:b w:val="0"/>
        <w:i w:val="0"/>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2AF708A4"/>
    <w:multiLevelType w:val="singleLevel"/>
    <w:tmpl w:val="3440F0D6"/>
    <w:lvl w:ilvl="0">
      <w:start w:val="1"/>
      <w:numFmt w:val="bullet"/>
      <w:pStyle w:val="berschrift4h4"/>
      <w:lvlText w:val=""/>
      <w:lvlJc w:val="left"/>
      <w:pPr>
        <w:tabs>
          <w:tab w:val="num" w:pos="360"/>
        </w:tabs>
        <w:ind w:left="360" w:hanging="360"/>
      </w:pPr>
      <w:rPr>
        <w:rFonts w:ascii="Symbol" w:hAnsi="Symbol" w:hint="default"/>
      </w:rPr>
    </w:lvl>
  </w:abstractNum>
  <w:abstractNum w:abstractNumId="20">
    <w:nsid w:val="32400CC8"/>
    <w:multiLevelType w:val="hybridMultilevel"/>
    <w:tmpl w:val="32E4D106"/>
    <w:lvl w:ilvl="0" w:tplc="36A81BCE">
      <w:start w:val="1"/>
      <w:numFmt w:val="bullet"/>
      <w:lvlText w:val="-"/>
      <w:lvlJc w:val="left"/>
      <w:pPr>
        <w:ind w:left="720" w:hanging="360"/>
      </w:pPr>
      <w:rPr>
        <w:rFonts w:ascii="Arial" w:eastAsia="Times New Roman" w:hAnsi="Aria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4D5045A"/>
    <w:multiLevelType w:val="singleLevel"/>
    <w:tmpl w:val="EA4051B2"/>
    <w:lvl w:ilvl="0">
      <w:start w:val="1"/>
      <w:numFmt w:val="bullet"/>
      <w:pStyle w:val="TF"/>
      <w:lvlText w:val=""/>
      <w:lvlJc w:val="left"/>
      <w:pPr>
        <w:tabs>
          <w:tab w:val="num" w:pos="360"/>
        </w:tabs>
        <w:ind w:left="340" w:hanging="340"/>
      </w:pPr>
      <w:rPr>
        <w:rFonts w:ascii="Symbol" w:hAnsi="Symbol" w:hint="default"/>
      </w:rPr>
    </w:lvl>
  </w:abstractNum>
  <w:abstractNum w:abstractNumId="22">
    <w:nsid w:val="359715A3"/>
    <w:multiLevelType w:val="singleLevel"/>
    <w:tmpl w:val="F7C27A10"/>
    <w:lvl w:ilvl="0">
      <w:start w:val="1"/>
      <w:numFmt w:val="decimal"/>
      <w:pStyle w:val="List"/>
      <w:lvlText w:val="%1."/>
      <w:lvlJc w:val="left"/>
      <w:pPr>
        <w:tabs>
          <w:tab w:val="num" w:pos="360"/>
        </w:tabs>
        <w:ind w:left="360" w:hanging="360"/>
      </w:pPr>
      <w:rPr>
        <w:rFonts w:cs="Times New Roman"/>
      </w:rPr>
    </w:lvl>
  </w:abstractNum>
  <w:abstractNum w:abstractNumId="23">
    <w:nsid w:val="3C705357"/>
    <w:multiLevelType w:val="multilevel"/>
    <w:tmpl w:val="D90C21A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nsid w:val="403449CC"/>
    <w:multiLevelType w:val="hybridMultilevel"/>
    <w:tmpl w:val="9D38FD5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44912135"/>
    <w:multiLevelType w:val="hybridMultilevel"/>
    <w:tmpl w:val="32AC5B08"/>
    <w:lvl w:ilvl="0" w:tplc="7382D418">
      <w:numFmt w:val="bullet"/>
      <w:pStyle w:val="BulletList-2ndLevel"/>
      <w:lvlText w:val="–"/>
      <w:lvlJc w:val="left"/>
      <w:pPr>
        <w:tabs>
          <w:tab w:val="num" w:pos="576"/>
        </w:tabs>
        <w:ind w:left="576" w:hanging="288"/>
      </w:pPr>
      <w:rPr>
        <w:rFonts w:ascii="Arial" w:eastAsia="Times New Roman" w:hAnsi="Arial" w:hint="default"/>
        <w:b/>
        <w:i w:val="0"/>
      </w:rPr>
    </w:lvl>
    <w:lvl w:ilvl="1" w:tplc="FFFFFFFF">
      <w:numFmt w:val="bullet"/>
      <w:lvlText w:val="-"/>
      <w:lvlJc w:val="left"/>
      <w:pPr>
        <w:tabs>
          <w:tab w:val="num" w:pos="1440"/>
        </w:tabs>
        <w:ind w:left="1440" w:hanging="360"/>
      </w:pPr>
      <w:rPr>
        <w:rFonts w:ascii="Arial" w:eastAsia="Times New Roman" w:hAnsi="Arial" w:hint="default"/>
        <w:b/>
        <w:i w:val="0"/>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69BE5B21"/>
    <w:multiLevelType w:val="multilevel"/>
    <w:tmpl w:val="E28E238A"/>
    <w:lvl w:ilvl="0">
      <w:start w:val="1"/>
      <w:numFmt w:val="decimal"/>
      <w:lvlText w:val="%1"/>
      <w:lvlJc w:val="left"/>
      <w:pPr>
        <w:tabs>
          <w:tab w:val="num" w:pos="432"/>
        </w:tabs>
        <w:ind w:left="432" w:hanging="432"/>
      </w:pPr>
      <w:rPr>
        <w:rFonts w:cs="Times New Roman" w:hint="default"/>
      </w:rPr>
    </w:lvl>
    <w:lvl w:ilvl="1">
      <w:start w:val="1"/>
      <w:numFmt w:val="decimal"/>
      <w:pStyle w:val="Appendix11"/>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upperLetter"/>
      <w:lvlText w:val="Appendix %7"/>
      <w:lvlJc w:val="left"/>
      <w:pPr>
        <w:tabs>
          <w:tab w:val="num" w:pos="1296"/>
        </w:tabs>
        <w:ind w:left="1296" w:hanging="1296"/>
      </w:pPr>
      <w:rPr>
        <w:rFonts w:cs="Times New Roman" w:hint="default"/>
      </w:rPr>
    </w:lvl>
    <w:lvl w:ilvl="7">
      <w:start w:val="1"/>
      <w:numFmt w:val="decimal"/>
      <w:lvlText w:val="1.%8"/>
      <w:lvlJc w:val="left"/>
      <w:pPr>
        <w:tabs>
          <w:tab w:val="num" w:pos="720"/>
        </w:tabs>
        <w:ind w:left="1440" w:hanging="1440"/>
      </w:pPr>
      <w:rPr>
        <w:rFonts w:cs="Times New Roman" w:hint="default"/>
      </w:rPr>
    </w:lvl>
    <w:lvl w:ilvl="8">
      <w:start w:val="1"/>
      <w:numFmt w:val="upperLetter"/>
      <w:lvlText w:val="%9-1.1.1"/>
      <w:lvlJc w:val="left"/>
      <w:pPr>
        <w:tabs>
          <w:tab w:val="num" w:pos="1584"/>
        </w:tabs>
        <w:ind w:left="1584" w:hanging="1584"/>
      </w:pPr>
      <w:rPr>
        <w:rFonts w:cs="Times New Roman" w:hint="default"/>
      </w:rPr>
    </w:lvl>
  </w:abstractNum>
  <w:abstractNum w:abstractNumId="27">
    <w:nsid w:val="6C776E49"/>
    <w:multiLevelType w:val="hybridMultilevel"/>
    <w:tmpl w:val="79343E14"/>
    <w:lvl w:ilvl="0" w:tplc="08090001">
      <w:start w:val="1"/>
      <w:numFmt w:val="bullet"/>
      <w:lvlText w:val=""/>
      <w:lvlJc w:val="left"/>
      <w:pPr>
        <w:tabs>
          <w:tab w:val="num" w:pos="783"/>
        </w:tabs>
        <w:ind w:left="783" w:hanging="360"/>
      </w:pPr>
      <w:rPr>
        <w:rFonts w:ascii="Symbol" w:hAnsi="Symbol" w:hint="default"/>
      </w:rPr>
    </w:lvl>
    <w:lvl w:ilvl="1" w:tplc="08090003" w:tentative="1">
      <w:start w:val="1"/>
      <w:numFmt w:val="bullet"/>
      <w:lvlText w:val="o"/>
      <w:lvlJc w:val="left"/>
      <w:pPr>
        <w:tabs>
          <w:tab w:val="num" w:pos="1503"/>
        </w:tabs>
        <w:ind w:left="1503" w:hanging="360"/>
      </w:pPr>
      <w:rPr>
        <w:rFonts w:ascii="Courier New" w:hAnsi="Courier New" w:hint="default"/>
      </w:rPr>
    </w:lvl>
    <w:lvl w:ilvl="2" w:tplc="08090005" w:tentative="1">
      <w:start w:val="1"/>
      <w:numFmt w:val="bullet"/>
      <w:lvlText w:val=""/>
      <w:lvlJc w:val="left"/>
      <w:pPr>
        <w:tabs>
          <w:tab w:val="num" w:pos="2223"/>
        </w:tabs>
        <w:ind w:left="2223" w:hanging="360"/>
      </w:pPr>
      <w:rPr>
        <w:rFonts w:ascii="Wingdings" w:hAnsi="Wingdings" w:hint="default"/>
      </w:rPr>
    </w:lvl>
    <w:lvl w:ilvl="3" w:tplc="08090001" w:tentative="1">
      <w:start w:val="1"/>
      <w:numFmt w:val="bullet"/>
      <w:lvlText w:val=""/>
      <w:lvlJc w:val="left"/>
      <w:pPr>
        <w:tabs>
          <w:tab w:val="num" w:pos="2943"/>
        </w:tabs>
        <w:ind w:left="2943" w:hanging="360"/>
      </w:pPr>
      <w:rPr>
        <w:rFonts w:ascii="Symbol" w:hAnsi="Symbol" w:hint="default"/>
      </w:rPr>
    </w:lvl>
    <w:lvl w:ilvl="4" w:tplc="08090003" w:tentative="1">
      <w:start w:val="1"/>
      <w:numFmt w:val="bullet"/>
      <w:lvlText w:val="o"/>
      <w:lvlJc w:val="left"/>
      <w:pPr>
        <w:tabs>
          <w:tab w:val="num" w:pos="3663"/>
        </w:tabs>
        <w:ind w:left="3663" w:hanging="360"/>
      </w:pPr>
      <w:rPr>
        <w:rFonts w:ascii="Courier New" w:hAnsi="Courier New" w:hint="default"/>
      </w:rPr>
    </w:lvl>
    <w:lvl w:ilvl="5" w:tplc="08090005" w:tentative="1">
      <w:start w:val="1"/>
      <w:numFmt w:val="bullet"/>
      <w:lvlText w:val=""/>
      <w:lvlJc w:val="left"/>
      <w:pPr>
        <w:tabs>
          <w:tab w:val="num" w:pos="4383"/>
        </w:tabs>
        <w:ind w:left="4383" w:hanging="360"/>
      </w:pPr>
      <w:rPr>
        <w:rFonts w:ascii="Wingdings" w:hAnsi="Wingdings" w:hint="default"/>
      </w:rPr>
    </w:lvl>
    <w:lvl w:ilvl="6" w:tplc="08090001" w:tentative="1">
      <w:start w:val="1"/>
      <w:numFmt w:val="bullet"/>
      <w:lvlText w:val=""/>
      <w:lvlJc w:val="left"/>
      <w:pPr>
        <w:tabs>
          <w:tab w:val="num" w:pos="5103"/>
        </w:tabs>
        <w:ind w:left="5103" w:hanging="360"/>
      </w:pPr>
      <w:rPr>
        <w:rFonts w:ascii="Symbol" w:hAnsi="Symbol" w:hint="default"/>
      </w:rPr>
    </w:lvl>
    <w:lvl w:ilvl="7" w:tplc="08090003" w:tentative="1">
      <w:start w:val="1"/>
      <w:numFmt w:val="bullet"/>
      <w:lvlText w:val="o"/>
      <w:lvlJc w:val="left"/>
      <w:pPr>
        <w:tabs>
          <w:tab w:val="num" w:pos="5823"/>
        </w:tabs>
        <w:ind w:left="5823" w:hanging="360"/>
      </w:pPr>
      <w:rPr>
        <w:rFonts w:ascii="Courier New" w:hAnsi="Courier New" w:hint="default"/>
      </w:rPr>
    </w:lvl>
    <w:lvl w:ilvl="8" w:tplc="08090005" w:tentative="1">
      <w:start w:val="1"/>
      <w:numFmt w:val="bullet"/>
      <w:lvlText w:val=""/>
      <w:lvlJc w:val="left"/>
      <w:pPr>
        <w:tabs>
          <w:tab w:val="num" w:pos="6543"/>
        </w:tabs>
        <w:ind w:left="6543" w:hanging="360"/>
      </w:pPr>
      <w:rPr>
        <w:rFonts w:ascii="Wingdings" w:hAnsi="Wingdings" w:hint="default"/>
      </w:rPr>
    </w:lvl>
  </w:abstractNum>
  <w:abstractNum w:abstractNumId="28">
    <w:nsid w:val="6FF318AC"/>
    <w:multiLevelType w:val="singleLevel"/>
    <w:tmpl w:val="CC348D88"/>
    <w:lvl w:ilvl="0">
      <w:start w:val="1"/>
      <w:numFmt w:val="bullet"/>
      <w:pStyle w:val="11BodyText"/>
      <w:lvlText w:val=""/>
      <w:lvlJc w:val="left"/>
      <w:pPr>
        <w:tabs>
          <w:tab w:val="num" w:pos="360"/>
        </w:tabs>
        <w:ind w:left="360" w:hanging="360"/>
      </w:pPr>
      <w:rPr>
        <w:rFonts w:ascii="Symbol" w:hAnsi="Symbol" w:hint="default"/>
      </w:rPr>
    </w:lvl>
  </w:abstractNum>
  <w:num w:numId="1">
    <w:abstractNumId w:val="9"/>
  </w:num>
  <w:num w:numId="2">
    <w:abstractNumId w:val="8"/>
  </w:num>
  <w:num w:numId="3">
    <w:abstractNumId w:val="9"/>
  </w:num>
  <w:num w:numId="4">
    <w:abstractNumId w:val="8"/>
  </w:num>
  <w:num w:numId="5">
    <w:abstractNumId w:val="9"/>
  </w:num>
  <w:num w:numId="6">
    <w:abstractNumId w:val="8"/>
  </w:num>
  <w:num w:numId="7">
    <w:abstractNumId w:val="9"/>
  </w:num>
  <w:num w:numId="8">
    <w:abstractNumId w:val="8"/>
  </w:num>
  <w:num w:numId="9">
    <w:abstractNumId w:val="9"/>
  </w:num>
  <w:num w:numId="10">
    <w:abstractNumId w:val="8"/>
  </w:num>
  <w:num w:numId="11">
    <w:abstractNumId w:val="22"/>
  </w:num>
  <w:num w:numId="12">
    <w:abstractNumId w:val="21"/>
  </w:num>
  <w:num w:numId="13">
    <w:abstractNumId w:val="12"/>
  </w:num>
  <w:num w:numId="14">
    <w:abstractNumId w:val="13"/>
  </w:num>
  <w:num w:numId="15">
    <w:abstractNumId w:val="28"/>
  </w:num>
  <w:num w:numId="16">
    <w:abstractNumId w:val="19"/>
  </w:num>
  <w:num w:numId="17">
    <w:abstractNumId w:val="23"/>
  </w:num>
  <w:num w:numId="18">
    <w:abstractNumId w:val="10"/>
  </w:num>
  <w:num w:numId="19">
    <w:abstractNumId w:val="17"/>
  </w:num>
  <w:num w:numId="20">
    <w:abstractNumId w:val="26"/>
  </w:num>
  <w:num w:numId="21">
    <w:abstractNumId w:val="18"/>
  </w:num>
  <w:num w:numId="22">
    <w:abstractNumId w:val="25"/>
  </w:num>
  <w:num w:numId="23">
    <w:abstractNumId w:val="20"/>
  </w:num>
  <w:num w:numId="24">
    <w:abstractNumId w:val="16"/>
  </w:num>
  <w:num w:numId="25">
    <w:abstractNumId w:val="15"/>
  </w:num>
  <w:num w:numId="26">
    <w:abstractNumId w:val="24"/>
  </w:num>
  <w:num w:numId="27">
    <w:abstractNumId w:val="27"/>
  </w:num>
  <w:num w:numId="28">
    <w:abstractNumId w:val="11"/>
  </w:num>
  <w:num w:numId="29">
    <w:abstractNumId w:val="7"/>
  </w:num>
  <w:num w:numId="30">
    <w:abstractNumId w:val="6"/>
  </w:num>
  <w:num w:numId="31">
    <w:abstractNumId w:val="5"/>
  </w:num>
  <w:num w:numId="32">
    <w:abstractNumId w:val="4"/>
  </w:num>
  <w:num w:numId="33">
    <w:abstractNumId w:val="3"/>
  </w:num>
  <w:num w:numId="34">
    <w:abstractNumId w:val="2"/>
  </w:num>
  <w:num w:numId="35">
    <w:abstractNumId w:val="1"/>
  </w:num>
  <w:num w:numId="36">
    <w:abstractNumId w:val="0"/>
  </w:num>
  <w:num w:numId="37">
    <w:abstractNumId w:val="14"/>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attachedTemplate r:id="rId1"/>
  <w:trackRevisions/>
  <w:defaultTabStop w:val="720"/>
  <w:characterSpacingControl w:val="doNotCompress"/>
  <w:hdrShapeDefaults>
    <o:shapedefaults v:ext="edit" spidmax="3074"/>
  </w:hdrShapeDefaults>
  <w:footnotePr>
    <w:footnote w:id="-1"/>
    <w:footnote w:id="0"/>
  </w:footnotePr>
  <w:endnotePr>
    <w:numFmt w:val="decimal"/>
    <w:endnote w:id="-1"/>
    <w:endnote w:id="0"/>
  </w:endnotePr>
  <w:compat/>
  <w:rsids>
    <w:rsidRoot w:val="007A4E84"/>
    <w:rsid w:val="000036BA"/>
    <w:rsid w:val="000109BB"/>
    <w:rsid w:val="00025530"/>
    <w:rsid w:val="0002578B"/>
    <w:rsid w:val="000303F5"/>
    <w:rsid w:val="000358E5"/>
    <w:rsid w:val="00035B4C"/>
    <w:rsid w:val="0006760E"/>
    <w:rsid w:val="00073B72"/>
    <w:rsid w:val="00077DEA"/>
    <w:rsid w:val="00082EFC"/>
    <w:rsid w:val="00083B5D"/>
    <w:rsid w:val="00097F5D"/>
    <w:rsid w:val="000A704A"/>
    <w:rsid w:val="000C1A4A"/>
    <w:rsid w:val="000D3AB9"/>
    <w:rsid w:val="000D4A2B"/>
    <w:rsid w:val="000D784B"/>
    <w:rsid w:val="000E4093"/>
    <w:rsid w:val="000F4FA4"/>
    <w:rsid w:val="000F5360"/>
    <w:rsid w:val="00103200"/>
    <w:rsid w:val="00107838"/>
    <w:rsid w:val="0011044F"/>
    <w:rsid w:val="00116037"/>
    <w:rsid w:val="0014200A"/>
    <w:rsid w:val="00187635"/>
    <w:rsid w:val="001916C5"/>
    <w:rsid w:val="001A392B"/>
    <w:rsid w:val="001B18E3"/>
    <w:rsid w:val="001C43E7"/>
    <w:rsid w:val="001C7A8D"/>
    <w:rsid w:val="001D2DDE"/>
    <w:rsid w:val="001E7B2E"/>
    <w:rsid w:val="002008A9"/>
    <w:rsid w:val="00205AE4"/>
    <w:rsid w:val="002105A6"/>
    <w:rsid w:val="00221B1A"/>
    <w:rsid w:val="00221CB0"/>
    <w:rsid w:val="00223B31"/>
    <w:rsid w:val="00227258"/>
    <w:rsid w:val="00231730"/>
    <w:rsid w:val="00234DBD"/>
    <w:rsid w:val="00236671"/>
    <w:rsid w:val="0024419D"/>
    <w:rsid w:val="00256CFD"/>
    <w:rsid w:val="002639EB"/>
    <w:rsid w:val="00271ECE"/>
    <w:rsid w:val="00272A38"/>
    <w:rsid w:val="00273DA8"/>
    <w:rsid w:val="00287A08"/>
    <w:rsid w:val="00290BB0"/>
    <w:rsid w:val="00294931"/>
    <w:rsid w:val="002A4D3F"/>
    <w:rsid w:val="002B2951"/>
    <w:rsid w:val="002C03B8"/>
    <w:rsid w:val="002C6487"/>
    <w:rsid w:val="002D0795"/>
    <w:rsid w:val="002D3A24"/>
    <w:rsid w:val="002F497B"/>
    <w:rsid w:val="0030373F"/>
    <w:rsid w:val="00303A44"/>
    <w:rsid w:val="00306E0C"/>
    <w:rsid w:val="0031689E"/>
    <w:rsid w:val="00324AA8"/>
    <w:rsid w:val="00325B97"/>
    <w:rsid w:val="00333E4E"/>
    <w:rsid w:val="003376B5"/>
    <w:rsid w:val="00347ADD"/>
    <w:rsid w:val="00350873"/>
    <w:rsid w:val="00360AEB"/>
    <w:rsid w:val="00375782"/>
    <w:rsid w:val="00382727"/>
    <w:rsid w:val="0038698E"/>
    <w:rsid w:val="003919C6"/>
    <w:rsid w:val="00394899"/>
    <w:rsid w:val="003950E0"/>
    <w:rsid w:val="00396144"/>
    <w:rsid w:val="003A4A7C"/>
    <w:rsid w:val="003A6BC5"/>
    <w:rsid w:val="003B256D"/>
    <w:rsid w:val="003B2C61"/>
    <w:rsid w:val="003C185C"/>
    <w:rsid w:val="003D309C"/>
    <w:rsid w:val="003D415A"/>
    <w:rsid w:val="003D739F"/>
    <w:rsid w:val="003E0FB3"/>
    <w:rsid w:val="003E13D4"/>
    <w:rsid w:val="003E1F68"/>
    <w:rsid w:val="003E21FB"/>
    <w:rsid w:val="003E511D"/>
    <w:rsid w:val="004019A4"/>
    <w:rsid w:val="00402D14"/>
    <w:rsid w:val="00407B03"/>
    <w:rsid w:val="00411615"/>
    <w:rsid w:val="00416BD4"/>
    <w:rsid w:val="004249E6"/>
    <w:rsid w:val="00436068"/>
    <w:rsid w:val="0043782B"/>
    <w:rsid w:val="0044100C"/>
    <w:rsid w:val="004412FE"/>
    <w:rsid w:val="00452BC8"/>
    <w:rsid w:val="00452FBB"/>
    <w:rsid w:val="004572F6"/>
    <w:rsid w:val="00467EE0"/>
    <w:rsid w:val="00471EFF"/>
    <w:rsid w:val="00476279"/>
    <w:rsid w:val="00481A60"/>
    <w:rsid w:val="00497FF4"/>
    <w:rsid w:val="004A73A6"/>
    <w:rsid w:val="004B3705"/>
    <w:rsid w:val="004B3B8C"/>
    <w:rsid w:val="004C420E"/>
    <w:rsid w:val="004D6495"/>
    <w:rsid w:val="004E1344"/>
    <w:rsid w:val="004E28A7"/>
    <w:rsid w:val="004F1419"/>
    <w:rsid w:val="004F19CF"/>
    <w:rsid w:val="004F3518"/>
    <w:rsid w:val="004F69DD"/>
    <w:rsid w:val="005032FF"/>
    <w:rsid w:val="00514499"/>
    <w:rsid w:val="0051519C"/>
    <w:rsid w:val="00522D86"/>
    <w:rsid w:val="005252F2"/>
    <w:rsid w:val="00526C0C"/>
    <w:rsid w:val="00542B2A"/>
    <w:rsid w:val="005510C6"/>
    <w:rsid w:val="00554265"/>
    <w:rsid w:val="005572ED"/>
    <w:rsid w:val="00581866"/>
    <w:rsid w:val="00590550"/>
    <w:rsid w:val="0059327A"/>
    <w:rsid w:val="005A784C"/>
    <w:rsid w:val="005D6962"/>
    <w:rsid w:val="005E0948"/>
    <w:rsid w:val="005F6C5A"/>
    <w:rsid w:val="00604D35"/>
    <w:rsid w:val="0060541A"/>
    <w:rsid w:val="0061486F"/>
    <w:rsid w:val="00617B4B"/>
    <w:rsid w:val="006317B2"/>
    <w:rsid w:val="00631E16"/>
    <w:rsid w:val="00635198"/>
    <w:rsid w:val="00637246"/>
    <w:rsid w:val="00651327"/>
    <w:rsid w:val="00654546"/>
    <w:rsid w:val="006545E0"/>
    <w:rsid w:val="00666A3A"/>
    <w:rsid w:val="0067198B"/>
    <w:rsid w:val="0067518E"/>
    <w:rsid w:val="006815FB"/>
    <w:rsid w:val="00681737"/>
    <w:rsid w:val="006863D7"/>
    <w:rsid w:val="006A187C"/>
    <w:rsid w:val="006A686C"/>
    <w:rsid w:val="006A7C3C"/>
    <w:rsid w:val="006C29FB"/>
    <w:rsid w:val="006C5BEE"/>
    <w:rsid w:val="006C5C0A"/>
    <w:rsid w:val="006C6B92"/>
    <w:rsid w:val="006D4C8E"/>
    <w:rsid w:val="006D6D70"/>
    <w:rsid w:val="006F06F0"/>
    <w:rsid w:val="006F1A0B"/>
    <w:rsid w:val="006F2C0D"/>
    <w:rsid w:val="00703F40"/>
    <w:rsid w:val="00726587"/>
    <w:rsid w:val="00726709"/>
    <w:rsid w:val="00730FDB"/>
    <w:rsid w:val="0073303A"/>
    <w:rsid w:val="00736151"/>
    <w:rsid w:val="00741043"/>
    <w:rsid w:val="0074161B"/>
    <w:rsid w:val="00751EC3"/>
    <w:rsid w:val="007607CD"/>
    <w:rsid w:val="00766BB0"/>
    <w:rsid w:val="0079117E"/>
    <w:rsid w:val="00793D57"/>
    <w:rsid w:val="0079546F"/>
    <w:rsid w:val="0079701C"/>
    <w:rsid w:val="007A032D"/>
    <w:rsid w:val="007A4E84"/>
    <w:rsid w:val="007A5DB8"/>
    <w:rsid w:val="007C09E6"/>
    <w:rsid w:val="007C0FE7"/>
    <w:rsid w:val="007C281C"/>
    <w:rsid w:val="007C5468"/>
    <w:rsid w:val="007C768A"/>
    <w:rsid w:val="007D506A"/>
    <w:rsid w:val="007E07B3"/>
    <w:rsid w:val="007F7A71"/>
    <w:rsid w:val="008020BE"/>
    <w:rsid w:val="008064EE"/>
    <w:rsid w:val="0080708A"/>
    <w:rsid w:val="00822DF5"/>
    <w:rsid w:val="008240CF"/>
    <w:rsid w:val="00835082"/>
    <w:rsid w:val="00841764"/>
    <w:rsid w:val="00853919"/>
    <w:rsid w:val="00864FCF"/>
    <w:rsid w:val="008754C8"/>
    <w:rsid w:val="008758F2"/>
    <w:rsid w:val="00877362"/>
    <w:rsid w:val="00882C93"/>
    <w:rsid w:val="0088578D"/>
    <w:rsid w:val="00890A75"/>
    <w:rsid w:val="00897986"/>
    <w:rsid w:val="008A2329"/>
    <w:rsid w:val="008A2792"/>
    <w:rsid w:val="008A348B"/>
    <w:rsid w:val="008A6796"/>
    <w:rsid w:val="008B1B79"/>
    <w:rsid w:val="008C0528"/>
    <w:rsid w:val="008C1EE7"/>
    <w:rsid w:val="008C47F9"/>
    <w:rsid w:val="008C53E7"/>
    <w:rsid w:val="008D32A9"/>
    <w:rsid w:val="008D5C28"/>
    <w:rsid w:val="008F1718"/>
    <w:rsid w:val="008F1FCC"/>
    <w:rsid w:val="008F3A02"/>
    <w:rsid w:val="009008C6"/>
    <w:rsid w:val="00907391"/>
    <w:rsid w:val="0091643A"/>
    <w:rsid w:val="00916C38"/>
    <w:rsid w:val="00917214"/>
    <w:rsid w:val="0092589A"/>
    <w:rsid w:val="00933120"/>
    <w:rsid w:val="009340FF"/>
    <w:rsid w:val="00940938"/>
    <w:rsid w:val="00940BC8"/>
    <w:rsid w:val="00941B3B"/>
    <w:rsid w:val="00946F54"/>
    <w:rsid w:val="0095092B"/>
    <w:rsid w:val="009565BE"/>
    <w:rsid w:val="00957CC6"/>
    <w:rsid w:val="00965813"/>
    <w:rsid w:val="00973FEC"/>
    <w:rsid w:val="00990181"/>
    <w:rsid w:val="009A1F60"/>
    <w:rsid w:val="009A6DF3"/>
    <w:rsid w:val="009C70F1"/>
    <w:rsid w:val="009D2329"/>
    <w:rsid w:val="009D4305"/>
    <w:rsid w:val="009E4BD1"/>
    <w:rsid w:val="009F32A6"/>
    <w:rsid w:val="00A11590"/>
    <w:rsid w:val="00A1526C"/>
    <w:rsid w:val="00A174A5"/>
    <w:rsid w:val="00A235CF"/>
    <w:rsid w:val="00A301E0"/>
    <w:rsid w:val="00A40669"/>
    <w:rsid w:val="00A42C56"/>
    <w:rsid w:val="00A63B95"/>
    <w:rsid w:val="00A72488"/>
    <w:rsid w:val="00A845FF"/>
    <w:rsid w:val="00A8704C"/>
    <w:rsid w:val="00A95B8E"/>
    <w:rsid w:val="00AA017A"/>
    <w:rsid w:val="00AB1314"/>
    <w:rsid w:val="00AC0E56"/>
    <w:rsid w:val="00AC27D1"/>
    <w:rsid w:val="00AC4945"/>
    <w:rsid w:val="00AC4AEA"/>
    <w:rsid w:val="00AC617B"/>
    <w:rsid w:val="00AD2FCB"/>
    <w:rsid w:val="00AD585E"/>
    <w:rsid w:val="00AD5F5A"/>
    <w:rsid w:val="00AF49F7"/>
    <w:rsid w:val="00B038AD"/>
    <w:rsid w:val="00B150DC"/>
    <w:rsid w:val="00B22FB0"/>
    <w:rsid w:val="00B26F1D"/>
    <w:rsid w:val="00B3674F"/>
    <w:rsid w:val="00B468A6"/>
    <w:rsid w:val="00B52F88"/>
    <w:rsid w:val="00B54348"/>
    <w:rsid w:val="00B54B9D"/>
    <w:rsid w:val="00B63C3B"/>
    <w:rsid w:val="00B70BBB"/>
    <w:rsid w:val="00B70CD9"/>
    <w:rsid w:val="00B83F7C"/>
    <w:rsid w:val="00BA1110"/>
    <w:rsid w:val="00BA7CA6"/>
    <w:rsid w:val="00BB23CF"/>
    <w:rsid w:val="00BB689B"/>
    <w:rsid w:val="00BB6F22"/>
    <w:rsid w:val="00BC0788"/>
    <w:rsid w:val="00BC5596"/>
    <w:rsid w:val="00BC779D"/>
    <w:rsid w:val="00BD1FCC"/>
    <w:rsid w:val="00BD6B40"/>
    <w:rsid w:val="00BE0979"/>
    <w:rsid w:val="00BE70E6"/>
    <w:rsid w:val="00BE711C"/>
    <w:rsid w:val="00C050F4"/>
    <w:rsid w:val="00C06E26"/>
    <w:rsid w:val="00C07C6C"/>
    <w:rsid w:val="00C10669"/>
    <w:rsid w:val="00C14E3A"/>
    <w:rsid w:val="00C25CBD"/>
    <w:rsid w:val="00C26846"/>
    <w:rsid w:val="00C32B2C"/>
    <w:rsid w:val="00C33977"/>
    <w:rsid w:val="00C4493F"/>
    <w:rsid w:val="00C47F46"/>
    <w:rsid w:val="00C500D7"/>
    <w:rsid w:val="00C54066"/>
    <w:rsid w:val="00C80950"/>
    <w:rsid w:val="00C81B78"/>
    <w:rsid w:val="00C91956"/>
    <w:rsid w:val="00CA1588"/>
    <w:rsid w:val="00CA1719"/>
    <w:rsid w:val="00CA30EE"/>
    <w:rsid w:val="00CA3286"/>
    <w:rsid w:val="00CB2B40"/>
    <w:rsid w:val="00CB6E3D"/>
    <w:rsid w:val="00CC37D3"/>
    <w:rsid w:val="00CC7DBA"/>
    <w:rsid w:val="00CE4459"/>
    <w:rsid w:val="00CF4077"/>
    <w:rsid w:val="00CF6AA1"/>
    <w:rsid w:val="00D07D91"/>
    <w:rsid w:val="00D11CD7"/>
    <w:rsid w:val="00D23B49"/>
    <w:rsid w:val="00D36B1A"/>
    <w:rsid w:val="00D36E3C"/>
    <w:rsid w:val="00D410D5"/>
    <w:rsid w:val="00D826EB"/>
    <w:rsid w:val="00D86C02"/>
    <w:rsid w:val="00D90457"/>
    <w:rsid w:val="00D976B9"/>
    <w:rsid w:val="00DB27BB"/>
    <w:rsid w:val="00DB43FB"/>
    <w:rsid w:val="00DB5323"/>
    <w:rsid w:val="00DC44FF"/>
    <w:rsid w:val="00DD0617"/>
    <w:rsid w:val="00DD2B33"/>
    <w:rsid w:val="00DD5719"/>
    <w:rsid w:val="00DD5F92"/>
    <w:rsid w:val="00DD7503"/>
    <w:rsid w:val="00DE4FF1"/>
    <w:rsid w:val="00E26266"/>
    <w:rsid w:val="00E263F1"/>
    <w:rsid w:val="00E269E7"/>
    <w:rsid w:val="00E532A1"/>
    <w:rsid w:val="00E57E6A"/>
    <w:rsid w:val="00E60D9B"/>
    <w:rsid w:val="00E71BF8"/>
    <w:rsid w:val="00E75DB2"/>
    <w:rsid w:val="00E77CBA"/>
    <w:rsid w:val="00E80906"/>
    <w:rsid w:val="00E825E8"/>
    <w:rsid w:val="00E8454C"/>
    <w:rsid w:val="00E907B7"/>
    <w:rsid w:val="00E90E34"/>
    <w:rsid w:val="00E94A5E"/>
    <w:rsid w:val="00EA6301"/>
    <w:rsid w:val="00EA673A"/>
    <w:rsid w:val="00EC7DF5"/>
    <w:rsid w:val="00ED11D8"/>
    <w:rsid w:val="00ED166E"/>
    <w:rsid w:val="00ED3A63"/>
    <w:rsid w:val="00ED424E"/>
    <w:rsid w:val="00ED45B3"/>
    <w:rsid w:val="00ED47F1"/>
    <w:rsid w:val="00EE72A6"/>
    <w:rsid w:val="00EF2C91"/>
    <w:rsid w:val="00EF78EE"/>
    <w:rsid w:val="00F02137"/>
    <w:rsid w:val="00F02E20"/>
    <w:rsid w:val="00F10895"/>
    <w:rsid w:val="00F15354"/>
    <w:rsid w:val="00F33F31"/>
    <w:rsid w:val="00F46ACE"/>
    <w:rsid w:val="00F50781"/>
    <w:rsid w:val="00F5099B"/>
    <w:rsid w:val="00F53512"/>
    <w:rsid w:val="00F54A73"/>
    <w:rsid w:val="00F54D46"/>
    <w:rsid w:val="00F56B07"/>
    <w:rsid w:val="00F621F2"/>
    <w:rsid w:val="00F62C19"/>
    <w:rsid w:val="00F85937"/>
    <w:rsid w:val="00FA507C"/>
    <w:rsid w:val="00FA50CC"/>
    <w:rsid w:val="00FA5796"/>
    <w:rsid w:val="00FD3A89"/>
    <w:rsid w:val="00FD49A4"/>
    <w:rsid w:val="00FD5480"/>
    <w:rsid w:val="00FE1857"/>
    <w:rsid w:val="00FE3949"/>
    <w:rsid w:val="00FF3E34"/>
    <w:rsid w:val="00FF7C2B"/>
    <w:rsid w:val="00FF7FF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rules v:ext="edit">
        <o:r id="V:Rule1" type="connector" idref="#_x0000_s1028"/>
        <o:r id="V:Rule2" type="connector" idref="#_x0000_s1029"/>
        <o:r id="V:Rule3" type="connector" idref="#_x0000_s1030"/>
        <o:r id="V:Rule4" type="connector" idref="#_x0000_s1031"/>
        <o:r id="V:Rule5" type="connector" idref="#_x0000_s1032"/>
        <o:r id="V:Rule6" type="connector" idref="#_x0000_s1033"/>
        <o:r id="V:Rule7" type="connector" idref="#_x0000_s1034"/>
        <o:r id="V:Rule8" type="connector" idref="#_x0000_s1035"/>
        <o:r id="V:Rule9" type="connector" idref="#_x0000_s1036"/>
        <o:r id="V:Rule10" type="connector" idref="#_x0000_s1037"/>
        <o:r id="V:Rule11" type="connector" idref="#_x0000_s1038"/>
        <o:r id="V:Rule12" type="connector" idref="#_x0000_s1039"/>
        <o:r id="V:Rule13" type="connector" idref="#_x0000_s1040"/>
        <o:r id="V:Rule14" type="connector" idref="#_x0000_s1041"/>
        <o:r id="V:Rule15" type="connector" idref="#_x0000_s1044"/>
        <o:r id="V:Rule16" type="connector" idref="#_x0000_s1045"/>
        <o:r id="V:Rule17" type="connector" idref="#_x0000_s1046"/>
        <o:r id="V:Rule18" type="connector" idref="#_x0000_s1047"/>
        <o:r id="V:Rule19" type="connector" idref="#_x0000_s1053"/>
        <o:r id="V:Rule20" type="connector" idref="#_x0000_s1054"/>
        <o:r id="V:Rule21" type="connector" idref="#_x0000_s1055"/>
        <o:r id="V:Rule22" type="connector" idref="#_x0000_s1056"/>
        <o:r id="V:Rule23" type="connector" idref="#_x0000_s1057"/>
        <o:r id="V:Rule24" type="connector" idref="#_x0000_s1058"/>
        <o:r id="V:Rule25" type="connector" idref="#_x0000_s1059"/>
        <o:r id="V:Rule26" type="connector" idref="#_x0000_s1060"/>
        <o:r id="V:Rule27" type="connector" idref="#_x0000_s1061"/>
        <o:r id="V:Rule28" type="connector" idref="#_x0000_s1062"/>
        <o:r id="V:Rule29" type="connector" idref="#_x0000_s1063"/>
        <o:r id="V:Rule30" type="connector" idref="#_x0000_s1064"/>
        <o:r id="V:Rule31" type="connector" idref="#_x0000_s1065"/>
        <o:r id="V:Rule32" type="connector" idref="#_x0000_s1066"/>
        <o:r id="V:Rule33" type="connector" idref="#_x0000_s1067"/>
        <o:r id="V:Rule34" type="connector" idref="#_x0000_s1068"/>
        <o:r id="V:Rule35" type="connector" idref="#_x0000_s1069"/>
        <o:r id="V:Rule36" type="connector" idref="#_x0000_s1070"/>
        <o:r id="V:Rule37" type="connector" idref="#_x0000_s1071"/>
        <o:r id="V:Rule38" type="connector" idref="#_x0000_s1072"/>
        <o:r id="V:Rule39" type="connector" idref="#_x0000_s1073"/>
        <o:r id="V:Rule40" type="connector" idref="#_x0000_s1086"/>
        <o:r id="V:Rule41" type="connector" idref="#_x0000_s1087"/>
        <o:r id="V:Rule42" type="connector" idref="#_x0000_s1088"/>
        <o:r id="V:Rule43" type="connector" idref="#_x0000_s1089"/>
        <o:r id="V:Rule44" type="connector" idref="#_x0000_s1090"/>
        <o:r id="V:Rule45" type="connector" idref="#_x0000_s1091"/>
        <o:r id="V:Rule46" type="connector" idref="#_x0000_s1092"/>
        <o:r id="V:Rule47" type="connector" idref="#_x0000_s1093"/>
        <o:r id="V:Rule48" type="connector" idref="#_x0000_s1094"/>
        <o:r id="V:Rule49" type="connector" idref="#_x0000_s1095"/>
        <o:r id="V:Rule50" type="connector" idref="#_x0000_s1096"/>
        <o:r id="V:Rule51" type="connector" idref="#_x0000_s1097"/>
        <o:r id="V:Rule52" type="connector" idref="#_x0000_s1098"/>
        <o:r id="V:Rule53" type="connector" idref="#_x0000_s1099"/>
        <o:r id="V:Rule54" type="connector" idref="#_x0000_s1100"/>
        <o:r id="V:Rule55" type="connector" idref="#_x0000_s1101"/>
        <o:r id="V:Rule56" type="connector" idref="#_x0000_s1102"/>
        <o:r id="V:Rule57" type="connector" idref="#_x0000_s1103"/>
        <o:r id="V:Rule58" type="connector" idref="#_x0000_s1104"/>
        <o:r id="V:Rule59" type="connector" idref="#_x0000_s1105"/>
        <o:r id="V:Rule60" type="connector" idref="#_x0000_s1106"/>
        <o:r id="V:Rule61" type="connector" idref="#_x0000_s1107"/>
        <o:r id="V:Rule62" type="connector" idref="#_x0000_s1108"/>
        <o:r id="V:Rule63" type="connector" idref="#_x0000_s1109"/>
        <o:r id="V:Rule64" type="connector" idref="#_x0000_s1110"/>
        <o:r id="V:Rule65" type="connector" idref="#_x0000_s1111"/>
        <o:r id="V:Rule66" type="connector" idref="#_x0000_s1112"/>
        <o:r id="V:Rule67" type="connector" idref="#_x0000_s1113"/>
        <o:r id="V:Rule68" type="connector" idref="#_x0000_s1114"/>
        <o:r id="V:Rule69" type="connector" idref="#_x0000_s1115"/>
        <o:r id="V:Rule70" type="connector" idref="#_x0000_s1116"/>
        <o:r id="V:Rule71" type="connector" idref="#_x0000_s1117"/>
        <o:r id="V:Rule72" type="connector" idref="#_x0000_s1118"/>
        <o:r id="V:Rule73" type="connector" idref="#_x0000_s1132"/>
        <o:r id="V:Rule74" type="connector" idref="#_x0000_s1133"/>
        <o:r id="V:Rule75" type="connector" idref="#_x0000_s1198"/>
        <o:r id="V:Rule76" type="connector" idref="#_x0000_s1199"/>
        <o:r id="V:Rule77" type="connector" idref="#_x0000_s12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E71BF8"/>
    <w:pPr>
      <w:keepLines/>
      <w:spacing w:after="240"/>
      <w:jc w:val="both"/>
    </w:pPr>
    <w:rPr>
      <w:rFonts w:ascii="Arial" w:eastAsia="Times New Roman" w:hAnsi="Arial"/>
      <w:szCs w:val="20"/>
      <w:lang w:eastAsia="en-US"/>
    </w:rPr>
  </w:style>
  <w:style w:type="paragraph" w:styleId="Heading1">
    <w:name w:val="heading 1"/>
    <w:aliases w:val="app heading 1,l1,h1"/>
    <w:basedOn w:val="Normal"/>
    <w:next w:val="Normal"/>
    <w:link w:val="Heading1Char"/>
    <w:uiPriority w:val="99"/>
    <w:qFormat/>
    <w:rsid w:val="00E71BF8"/>
    <w:pPr>
      <w:keepNext/>
      <w:numPr>
        <w:numId w:val="17"/>
      </w:numPr>
      <w:spacing w:after="360"/>
      <w:ind w:left="431" w:hanging="431"/>
      <w:outlineLvl w:val="0"/>
    </w:pPr>
    <w:rPr>
      <w:rFonts w:ascii="Arial Black" w:hAnsi="Arial Black"/>
      <w:b/>
      <w:sz w:val="40"/>
    </w:rPr>
  </w:style>
  <w:style w:type="paragraph" w:styleId="Heading2">
    <w:name w:val="heading 2"/>
    <w:aliases w:val="H2,Head2A,2"/>
    <w:basedOn w:val="Heading1"/>
    <w:next w:val="Normal"/>
    <w:link w:val="Heading2Char"/>
    <w:uiPriority w:val="99"/>
    <w:qFormat/>
    <w:rsid w:val="00E71BF8"/>
    <w:pPr>
      <w:numPr>
        <w:ilvl w:val="1"/>
      </w:numPr>
      <w:pBdr>
        <w:top w:val="single" w:sz="4" w:space="1" w:color="auto"/>
      </w:pBdr>
      <w:spacing w:before="120" w:after="240"/>
      <w:outlineLvl w:val="1"/>
    </w:pPr>
    <w:rPr>
      <w:sz w:val="26"/>
    </w:rPr>
  </w:style>
  <w:style w:type="paragraph" w:styleId="Heading3">
    <w:name w:val="heading 3"/>
    <w:aliases w:val="l3,CT,H3"/>
    <w:basedOn w:val="Normal"/>
    <w:next w:val="Normal"/>
    <w:link w:val="Heading3Char"/>
    <w:uiPriority w:val="99"/>
    <w:qFormat/>
    <w:rsid w:val="00E71BF8"/>
    <w:pPr>
      <w:keepNext/>
      <w:numPr>
        <w:ilvl w:val="2"/>
        <w:numId w:val="17"/>
      </w:numPr>
      <w:tabs>
        <w:tab w:val="left" w:pos="360"/>
      </w:tabs>
      <w:spacing w:before="120" w:after="120"/>
      <w:outlineLvl w:val="2"/>
    </w:pPr>
    <w:rPr>
      <w:b/>
      <w:sz w:val="24"/>
    </w:rPr>
  </w:style>
  <w:style w:type="paragraph" w:styleId="Heading4">
    <w:name w:val="heading 4"/>
    <w:aliases w:val="I4,H1,l4,H4,h4"/>
    <w:basedOn w:val="Normal"/>
    <w:next w:val="Normal"/>
    <w:link w:val="Heading4Char"/>
    <w:uiPriority w:val="99"/>
    <w:qFormat/>
    <w:rsid w:val="00E71BF8"/>
    <w:pPr>
      <w:keepNext/>
      <w:widowControl w:val="0"/>
      <w:numPr>
        <w:ilvl w:val="3"/>
        <w:numId w:val="17"/>
      </w:numPr>
      <w:tabs>
        <w:tab w:val="left" w:pos="1080"/>
      </w:tabs>
      <w:spacing w:before="240" w:after="60"/>
      <w:outlineLvl w:val="3"/>
    </w:pPr>
    <w:rPr>
      <w:b/>
    </w:rPr>
  </w:style>
  <w:style w:type="paragraph" w:styleId="Heading5">
    <w:name w:val="heading 5"/>
    <w:basedOn w:val="Normal"/>
    <w:next w:val="Normal"/>
    <w:link w:val="Heading5Char"/>
    <w:uiPriority w:val="99"/>
    <w:qFormat/>
    <w:rsid w:val="00E71BF8"/>
    <w:pPr>
      <w:keepNext/>
      <w:widowControl w:val="0"/>
      <w:numPr>
        <w:ilvl w:val="4"/>
        <w:numId w:val="17"/>
      </w:numPr>
      <w:outlineLvl w:val="4"/>
    </w:pPr>
    <w:rPr>
      <w:i/>
      <w:color w:val="000000"/>
    </w:rPr>
  </w:style>
  <w:style w:type="paragraph" w:styleId="Heading6">
    <w:name w:val="heading 6"/>
    <w:basedOn w:val="Normal"/>
    <w:next w:val="Normal"/>
    <w:link w:val="Heading6Char"/>
    <w:uiPriority w:val="99"/>
    <w:qFormat/>
    <w:rsid w:val="00E71BF8"/>
    <w:pPr>
      <w:numPr>
        <w:ilvl w:val="5"/>
        <w:numId w:val="17"/>
      </w:numPr>
      <w:spacing w:before="240" w:after="60"/>
      <w:outlineLvl w:val="5"/>
    </w:pPr>
    <w:rPr>
      <w:rFonts w:ascii="Times New Roman" w:hAnsi="Times New Roman"/>
      <w:i/>
    </w:rPr>
  </w:style>
  <w:style w:type="paragraph" w:styleId="Heading7">
    <w:name w:val="heading 7"/>
    <w:basedOn w:val="Normal"/>
    <w:next w:val="Normal"/>
    <w:link w:val="Heading7Char"/>
    <w:uiPriority w:val="99"/>
    <w:qFormat/>
    <w:rsid w:val="00E71BF8"/>
    <w:pPr>
      <w:numPr>
        <w:ilvl w:val="6"/>
        <w:numId w:val="17"/>
      </w:numPr>
      <w:spacing w:before="240" w:after="60"/>
      <w:outlineLvl w:val="6"/>
    </w:pPr>
    <w:rPr>
      <w:sz w:val="20"/>
    </w:rPr>
  </w:style>
  <w:style w:type="paragraph" w:styleId="Heading8">
    <w:name w:val="heading 8"/>
    <w:basedOn w:val="Normal"/>
    <w:next w:val="Normal"/>
    <w:link w:val="Heading8Char"/>
    <w:uiPriority w:val="99"/>
    <w:qFormat/>
    <w:rsid w:val="00E71BF8"/>
    <w:pPr>
      <w:numPr>
        <w:ilvl w:val="7"/>
        <w:numId w:val="17"/>
      </w:numPr>
      <w:spacing w:before="240" w:after="60"/>
      <w:outlineLvl w:val="7"/>
    </w:pPr>
    <w:rPr>
      <w:i/>
      <w:sz w:val="20"/>
    </w:rPr>
  </w:style>
  <w:style w:type="paragraph" w:styleId="Heading9">
    <w:name w:val="heading 9"/>
    <w:basedOn w:val="Normal"/>
    <w:next w:val="Normal"/>
    <w:link w:val="Heading9Char"/>
    <w:uiPriority w:val="99"/>
    <w:qFormat/>
    <w:rsid w:val="00E71BF8"/>
    <w:pPr>
      <w:numPr>
        <w:ilvl w:val="8"/>
        <w:numId w:val="1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 heading 1 Char,l1 Char,h1 Char"/>
    <w:basedOn w:val="DefaultParagraphFont"/>
    <w:link w:val="Heading1"/>
    <w:uiPriority w:val="99"/>
    <w:locked/>
    <w:rsid w:val="00E71BF8"/>
    <w:rPr>
      <w:rFonts w:ascii="Arial Black" w:eastAsia="Times New Roman" w:hAnsi="Arial Black"/>
      <w:b/>
      <w:sz w:val="40"/>
      <w:szCs w:val="20"/>
      <w:lang w:eastAsia="en-US"/>
    </w:rPr>
  </w:style>
  <w:style w:type="character" w:customStyle="1" w:styleId="Heading2Char">
    <w:name w:val="Heading 2 Char"/>
    <w:aliases w:val="H2 Char,Head2A Char,2 Char"/>
    <w:basedOn w:val="DefaultParagraphFont"/>
    <w:link w:val="Heading2"/>
    <w:uiPriority w:val="99"/>
    <w:locked/>
    <w:rsid w:val="00E71BF8"/>
    <w:rPr>
      <w:rFonts w:ascii="Arial Black" w:eastAsia="Times New Roman" w:hAnsi="Arial Black"/>
      <w:b/>
      <w:sz w:val="26"/>
      <w:szCs w:val="20"/>
      <w:lang w:eastAsia="en-US"/>
    </w:rPr>
  </w:style>
  <w:style w:type="character" w:customStyle="1" w:styleId="Heading3Char">
    <w:name w:val="Heading 3 Char"/>
    <w:aliases w:val="l3 Char,CT Char,H3 Char"/>
    <w:basedOn w:val="DefaultParagraphFont"/>
    <w:link w:val="Heading3"/>
    <w:uiPriority w:val="99"/>
    <w:locked/>
    <w:rsid w:val="00E71BF8"/>
    <w:rPr>
      <w:rFonts w:ascii="Arial" w:eastAsia="Times New Roman" w:hAnsi="Arial"/>
      <w:b/>
      <w:sz w:val="24"/>
      <w:szCs w:val="20"/>
      <w:lang w:eastAsia="en-US"/>
    </w:rPr>
  </w:style>
  <w:style w:type="character" w:customStyle="1" w:styleId="Heading4Char">
    <w:name w:val="Heading 4 Char"/>
    <w:aliases w:val="I4 Char,H1 Char,l4 Char,H4 Char,h4 Char"/>
    <w:basedOn w:val="DefaultParagraphFont"/>
    <w:link w:val="Heading4"/>
    <w:uiPriority w:val="99"/>
    <w:locked/>
    <w:rsid w:val="00E71BF8"/>
    <w:rPr>
      <w:rFonts w:ascii="Arial" w:eastAsia="Times New Roman" w:hAnsi="Arial"/>
      <w:b/>
      <w:szCs w:val="20"/>
      <w:lang w:eastAsia="en-US"/>
    </w:rPr>
  </w:style>
  <w:style w:type="character" w:customStyle="1" w:styleId="Heading5Char">
    <w:name w:val="Heading 5 Char"/>
    <w:basedOn w:val="DefaultParagraphFont"/>
    <w:link w:val="Heading5"/>
    <w:uiPriority w:val="99"/>
    <w:locked/>
    <w:rsid w:val="00E71BF8"/>
    <w:rPr>
      <w:rFonts w:ascii="Arial" w:eastAsia="Times New Roman" w:hAnsi="Arial"/>
      <w:i/>
      <w:color w:val="000000"/>
      <w:szCs w:val="20"/>
      <w:lang w:eastAsia="en-US"/>
    </w:rPr>
  </w:style>
  <w:style w:type="character" w:customStyle="1" w:styleId="Heading6Char">
    <w:name w:val="Heading 6 Char"/>
    <w:basedOn w:val="DefaultParagraphFont"/>
    <w:link w:val="Heading6"/>
    <w:uiPriority w:val="99"/>
    <w:locked/>
    <w:rsid w:val="00E71BF8"/>
    <w:rPr>
      <w:rFonts w:ascii="Times New Roman" w:eastAsia="Times New Roman" w:hAnsi="Times New Roman"/>
      <w:i/>
      <w:szCs w:val="20"/>
      <w:lang w:eastAsia="en-US"/>
    </w:rPr>
  </w:style>
  <w:style w:type="character" w:customStyle="1" w:styleId="Heading7Char">
    <w:name w:val="Heading 7 Char"/>
    <w:basedOn w:val="DefaultParagraphFont"/>
    <w:link w:val="Heading7"/>
    <w:uiPriority w:val="99"/>
    <w:locked/>
    <w:rsid w:val="00E71BF8"/>
    <w:rPr>
      <w:rFonts w:ascii="Arial" w:eastAsia="Times New Roman" w:hAnsi="Arial"/>
      <w:sz w:val="20"/>
      <w:szCs w:val="20"/>
      <w:lang w:eastAsia="en-US"/>
    </w:rPr>
  </w:style>
  <w:style w:type="character" w:customStyle="1" w:styleId="Heading8Char">
    <w:name w:val="Heading 8 Char"/>
    <w:basedOn w:val="DefaultParagraphFont"/>
    <w:link w:val="Heading8"/>
    <w:uiPriority w:val="99"/>
    <w:locked/>
    <w:rsid w:val="00E71BF8"/>
    <w:rPr>
      <w:rFonts w:ascii="Arial" w:eastAsia="Times New Roman" w:hAnsi="Arial"/>
      <w:i/>
      <w:sz w:val="20"/>
      <w:szCs w:val="20"/>
      <w:lang w:eastAsia="en-US"/>
    </w:rPr>
  </w:style>
  <w:style w:type="character" w:customStyle="1" w:styleId="Heading9Char">
    <w:name w:val="Heading 9 Char"/>
    <w:basedOn w:val="DefaultParagraphFont"/>
    <w:link w:val="Heading9"/>
    <w:uiPriority w:val="99"/>
    <w:locked/>
    <w:rsid w:val="00E71BF8"/>
    <w:rPr>
      <w:rFonts w:ascii="Arial" w:eastAsia="Times New Roman" w:hAnsi="Arial"/>
      <w:b/>
      <w:i/>
      <w:sz w:val="18"/>
      <w:szCs w:val="20"/>
      <w:lang w:eastAsia="en-US"/>
    </w:rPr>
  </w:style>
  <w:style w:type="paragraph" w:customStyle="1" w:styleId="toc">
    <w:name w:val="toc"/>
    <w:basedOn w:val="Normal"/>
    <w:uiPriority w:val="99"/>
    <w:rsid w:val="00E71BF8"/>
  </w:style>
  <w:style w:type="paragraph" w:customStyle="1" w:styleId="heading">
    <w:name w:val="heading"/>
    <w:basedOn w:val="Normal"/>
    <w:uiPriority w:val="99"/>
    <w:rsid w:val="00E71BF8"/>
    <w:rPr>
      <w:b/>
    </w:rPr>
  </w:style>
  <w:style w:type="paragraph" w:customStyle="1" w:styleId="references">
    <w:name w:val="references"/>
    <w:basedOn w:val="Normal"/>
    <w:uiPriority w:val="99"/>
    <w:rsid w:val="00E71BF8"/>
    <w:pPr>
      <w:ind w:left="720" w:hanging="720"/>
    </w:pPr>
  </w:style>
  <w:style w:type="paragraph" w:customStyle="1" w:styleId="List5-1">
    <w:name w:val="List 5-1"/>
    <w:basedOn w:val="Normal"/>
    <w:uiPriority w:val="99"/>
    <w:rsid w:val="00E71BF8"/>
    <w:pPr>
      <w:tabs>
        <w:tab w:val="left" w:pos="720"/>
      </w:tabs>
      <w:spacing w:after="40"/>
      <w:ind w:left="2529" w:hanging="369"/>
    </w:pPr>
  </w:style>
  <w:style w:type="character" w:styleId="Hyperlink">
    <w:name w:val="Hyperlink"/>
    <w:basedOn w:val="DefaultParagraphFont"/>
    <w:uiPriority w:val="99"/>
    <w:rsid w:val="00E71BF8"/>
    <w:rPr>
      <w:rFonts w:cs="Times New Roman"/>
      <w:color w:val="0000FF"/>
      <w:sz w:val="20"/>
      <w:u w:val="single"/>
    </w:rPr>
  </w:style>
  <w:style w:type="paragraph" w:styleId="PlainText">
    <w:name w:val="Plain Text"/>
    <w:basedOn w:val="Normal"/>
    <w:link w:val="PlainTextChar"/>
    <w:uiPriority w:val="99"/>
    <w:rsid w:val="00E71BF8"/>
    <w:rPr>
      <w:rFonts w:ascii="Courier New" w:hAnsi="Courier New"/>
      <w:sz w:val="20"/>
    </w:rPr>
  </w:style>
  <w:style w:type="character" w:customStyle="1" w:styleId="PlainTextChar">
    <w:name w:val="Plain Text Char"/>
    <w:basedOn w:val="DefaultParagraphFont"/>
    <w:link w:val="PlainText"/>
    <w:uiPriority w:val="99"/>
    <w:locked/>
    <w:rsid w:val="00E71BF8"/>
    <w:rPr>
      <w:rFonts w:ascii="Courier New" w:hAnsi="Courier New" w:cs="Times New Roman"/>
      <w:sz w:val="20"/>
      <w:szCs w:val="20"/>
      <w:lang w:val="en-GB"/>
    </w:rPr>
  </w:style>
  <w:style w:type="paragraph" w:styleId="Header">
    <w:name w:val="header"/>
    <w:aliases w:val="ITT i"/>
    <w:basedOn w:val="Normal"/>
    <w:link w:val="HeaderChar"/>
    <w:uiPriority w:val="99"/>
    <w:rsid w:val="00E71BF8"/>
    <w:pPr>
      <w:tabs>
        <w:tab w:val="center" w:pos="4153"/>
        <w:tab w:val="right" w:pos="8306"/>
      </w:tabs>
    </w:pPr>
  </w:style>
  <w:style w:type="character" w:customStyle="1" w:styleId="HeaderChar">
    <w:name w:val="Header Char"/>
    <w:aliases w:val="ITT i Char"/>
    <w:basedOn w:val="DefaultParagraphFont"/>
    <w:link w:val="Header"/>
    <w:uiPriority w:val="99"/>
    <w:locked/>
    <w:rsid w:val="00E71BF8"/>
    <w:rPr>
      <w:rFonts w:ascii="Arial" w:hAnsi="Arial" w:cs="Times New Roman"/>
      <w:sz w:val="20"/>
      <w:szCs w:val="20"/>
      <w:lang w:val="en-GB"/>
    </w:rPr>
  </w:style>
  <w:style w:type="paragraph" w:styleId="Footer">
    <w:name w:val="footer"/>
    <w:basedOn w:val="Normal"/>
    <w:link w:val="FooterChar"/>
    <w:uiPriority w:val="99"/>
    <w:rsid w:val="00E71BF8"/>
    <w:pPr>
      <w:tabs>
        <w:tab w:val="center" w:pos="4153"/>
        <w:tab w:val="right" w:pos="8306"/>
      </w:tabs>
    </w:pPr>
  </w:style>
  <w:style w:type="character" w:customStyle="1" w:styleId="FooterChar">
    <w:name w:val="Footer Char"/>
    <w:basedOn w:val="DefaultParagraphFont"/>
    <w:link w:val="Footer"/>
    <w:uiPriority w:val="99"/>
    <w:locked/>
    <w:rsid w:val="00E71BF8"/>
    <w:rPr>
      <w:rFonts w:ascii="Arial" w:hAnsi="Arial" w:cs="Times New Roman"/>
      <w:sz w:val="20"/>
      <w:szCs w:val="20"/>
      <w:lang w:val="en-GB"/>
    </w:rPr>
  </w:style>
  <w:style w:type="paragraph" w:customStyle="1" w:styleId="TableCaption">
    <w:name w:val="Table Caption"/>
    <w:basedOn w:val="Caption"/>
    <w:uiPriority w:val="99"/>
    <w:rsid w:val="00E71BF8"/>
    <w:pPr>
      <w:keepNext/>
      <w:spacing w:before="240" w:after="0"/>
    </w:pPr>
    <w:rPr>
      <w:sz w:val="20"/>
    </w:rPr>
  </w:style>
  <w:style w:type="paragraph" w:styleId="Caption">
    <w:name w:val="caption"/>
    <w:aliases w:val="cap,cap Char,Caption Char,Caption Char1 Char,cap Char Char1,Caption Char Char1 Char,cap Char2"/>
    <w:basedOn w:val="Normal"/>
    <w:next w:val="BodyText"/>
    <w:link w:val="CaptionChar1"/>
    <w:uiPriority w:val="99"/>
    <w:qFormat/>
    <w:rsid w:val="00E71BF8"/>
    <w:pPr>
      <w:widowControl w:val="0"/>
      <w:spacing w:before="120" w:after="160"/>
      <w:jc w:val="center"/>
    </w:pPr>
    <w:rPr>
      <w:b/>
    </w:rPr>
  </w:style>
  <w:style w:type="paragraph" w:styleId="BodyText">
    <w:name w:val="Body Text"/>
    <w:basedOn w:val="Normal"/>
    <w:link w:val="BodyTextChar"/>
    <w:uiPriority w:val="99"/>
    <w:rsid w:val="00E71BF8"/>
  </w:style>
  <w:style w:type="character" w:customStyle="1" w:styleId="BodyTextChar">
    <w:name w:val="Body Text Char"/>
    <w:basedOn w:val="DefaultParagraphFont"/>
    <w:link w:val="BodyText"/>
    <w:uiPriority w:val="99"/>
    <w:locked/>
    <w:rsid w:val="00E71BF8"/>
    <w:rPr>
      <w:rFonts w:ascii="Arial" w:hAnsi="Arial" w:cs="Times New Roman"/>
      <w:sz w:val="20"/>
      <w:szCs w:val="20"/>
      <w:lang w:val="en-GB"/>
    </w:rPr>
  </w:style>
  <w:style w:type="paragraph" w:customStyle="1" w:styleId="Figure">
    <w:name w:val="Figure"/>
    <w:basedOn w:val="BodyText"/>
    <w:next w:val="Caption"/>
    <w:uiPriority w:val="99"/>
    <w:rsid w:val="00E71BF8"/>
    <w:pPr>
      <w:keepNext/>
      <w:spacing w:before="240" w:after="120"/>
      <w:jc w:val="center"/>
    </w:pPr>
    <w:rPr>
      <w:sz w:val="20"/>
    </w:rPr>
  </w:style>
  <w:style w:type="paragraph" w:styleId="ListBullet">
    <w:name w:val="List Bullet"/>
    <w:aliases w:val="UL"/>
    <w:basedOn w:val="List"/>
    <w:uiPriority w:val="99"/>
    <w:rsid w:val="00E71BF8"/>
    <w:pPr>
      <w:spacing w:after="120"/>
      <w:ind w:left="2088" w:right="360"/>
    </w:pPr>
  </w:style>
  <w:style w:type="paragraph" w:styleId="List">
    <w:name w:val="List"/>
    <w:basedOn w:val="Normal"/>
    <w:uiPriority w:val="99"/>
    <w:rsid w:val="00E71BF8"/>
    <w:pPr>
      <w:keepNext/>
      <w:widowControl w:val="0"/>
      <w:numPr>
        <w:numId w:val="11"/>
      </w:numPr>
    </w:pPr>
  </w:style>
  <w:style w:type="paragraph" w:customStyle="1" w:styleId="Picture">
    <w:name w:val="Picture"/>
    <w:basedOn w:val="BodyText"/>
    <w:next w:val="Caption"/>
    <w:uiPriority w:val="99"/>
    <w:rsid w:val="00E71BF8"/>
    <w:pPr>
      <w:keepNext/>
      <w:jc w:val="left"/>
    </w:pPr>
  </w:style>
  <w:style w:type="paragraph" w:styleId="TOC1">
    <w:name w:val="toc 1"/>
    <w:basedOn w:val="Normal"/>
    <w:next w:val="Normal"/>
    <w:autoRedefine/>
    <w:uiPriority w:val="99"/>
    <w:rsid w:val="00E71BF8"/>
  </w:style>
  <w:style w:type="paragraph" w:styleId="TOC2">
    <w:name w:val="toc 2"/>
    <w:basedOn w:val="Normal"/>
    <w:next w:val="Normal"/>
    <w:autoRedefine/>
    <w:uiPriority w:val="99"/>
    <w:rsid w:val="00E71BF8"/>
    <w:pPr>
      <w:ind w:left="220"/>
    </w:pPr>
  </w:style>
  <w:style w:type="paragraph" w:styleId="TOC3">
    <w:name w:val="toc 3"/>
    <w:basedOn w:val="Normal"/>
    <w:next w:val="Normal"/>
    <w:autoRedefine/>
    <w:uiPriority w:val="99"/>
    <w:rsid w:val="00E71BF8"/>
    <w:pPr>
      <w:ind w:left="440"/>
    </w:pPr>
  </w:style>
  <w:style w:type="paragraph" w:styleId="TOC4">
    <w:name w:val="toc 4"/>
    <w:basedOn w:val="Normal"/>
    <w:next w:val="Normal"/>
    <w:autoRedefine/>
    <w:uiPriority w:val="99"/>
    <w:semiHidden/>
    <w:rsid w:val="00E71BF8"/>
    <w:pPr>
      <w:ind w:left="660"/>
    </w:pPr>
  </w:style>
  <w:style w:type="paragraph" w:styleId="TOC5">
    <w:name w:val="toc 5"/>
    <w:basedOn w:val="Normal"/>
    <w:next w:val="Normal"/>
    <w:autoRedefine/>
    <w:uiPriority w:val="99"/>
    <w:semiHidden/>
    <w:rsid w:val="00E71BF8"/>
    <w:pPr>
      <w:ind w:left="880"/>
    </w:pPr>
  </w:style>
  <w:style w:type="paragraph" w:styleId="TOC6">
    <w:name w:val="toc 6"/>
    <w:basedOn w:val="Normal"/>
    <w:next w:val="Normal"/>
    <w:autoRedefine/>
    <w:uiPriority w:val="99"/>
    <w:semiHidden/>
    <w:rsid w:val="00E71BF8"/>
    <w:pPr>
      <w:ind w:left="1100"/>
    </w:pPr>
  </w:style>
  <w:style w:type="paragraph" w:styleId="TOC7">
    <w:name w:val="toc 7"/>
    <w:basedOn w:val="Normal"/>
    <w:next w:val="Normal"/>
    <w:autoRedefine/>
    <w:uiPriority w:val="99"/>
    <w:semiHidden/>
    <w:rsid w:val="00E71BF8"/>
    <w:pPr>
      <w:ind w:left="1320"/>
    </w:pPr>
  </w:style>
  <w:style w:type="paragraph" w:styleId="TOC8">
    <w:name w:val="toc 8"/>
    <w:basedOn w:val="Normal"/>
    <w:next w:val="Normal"/>
    <w:autoRedefine/>
    <w:uiPriority w:val="99"/>
    <w:semiHidden/>
    <w:rsid w:val="00E71BF8"/>
    <w:pPr>
      <w:ind w:left="1540"/>
    </w:pPr>
  </w:style>
  <w:style w:type="paragraph" w:styleId="TOC9">
    <w:name w:val="toc 9"/>
    <w:basedOn w:val="Normal"/>
    <w:next w:val="Normal"/>
    <w:autoRedefine/>
    <w:uiPriority w:val="99"/>
    <w:semiHidden/>
    <w:rsid w:val="00E71BF8"/>
    <w:pPr>
      <w:ind w:left="1760"/>
    </w:pPr>
  </w:style>
  <w:style w:type="paragraph" w:styleId="BodyTextIndent">
    <w:name w:val="Body Text Indent"/>
    <w:basedOn w:val="BodyText"/>
    <w:link w:val="BodyTextIndentChar"/>
    <w:uiPriority w:val="99"/>
    <w:rsid w:val="00E71BF8"/>
    <w:pPr>
      <w:ind w:left="270"/>
    </w:pPr>
  </w:style>
  <w:style w:type="character" w:customStyle="1" w:styleId="BodyTextIndentChar">
    <w:name w:val="Body Text Indent Char"/>
    <w:basedOn w:val="DefaultParagraphFont"/>
    <w:link w:val="BodyTextIndent"/>
    <w:uiPriority w:val="99"/>
    <w:locked/>
    <w:rsid w:val="00E71BF8"/>
    <w:rPr>
      <w:rFonts w:ascii="Arial" w:hAnsi="Arial" w:cs="Times New Roman"/>
      <w:sz w:val="20"/>
      <w:szCs w:val="20"/>
      <w:lang w:val="en-GB"/>
    </w:rPr>
  </w:style>
  <w:style w:type="paragraph" w:customStyle="1" w:styleId="Heading0">
    <w:name w:val="Heading"/>
    <w:basedOn w:val="Normal"/>
    <w:next w:val="Normal"/>
    <w:uiPriority w:val="99"/>
    <w:rsid w:val="00E71BF8"/>
    <w:pPr>
      <w:keepNext/>
      <w:keepLines w:val="0"/>
      <w:spacing w:after="360"/>
      <w:jc w:val="center"/>
    </w:pPr>
    <w:rPr>
      <w:rFonts w:ascii="NewCenturySchlbk" w:hAnsi="NewCenturySchlbk"/>
      <w:b/>
      <w:sz w:val="28"/>
    </w:rPr>
  </w:style>
  <w:style w:type="paragraph" w:customStyle="1" w:styleId="RequirementTag">
    <w:name w:val="RequirementTag"/>
    <w:basedOn w:val="BodyText"/>
    <w:next w:val="BodyText"/>
    <w:link w:val="RequirementTagChar"/>
    <w:uiPriority w:val="99"/>
    <w:rsid w:val="00E71BF8"/>
    <w:pPr>
      <w:keepNext/>
      <w:spacing w:after="0"/>
    </w:pPr>
    <w:rPr>
      <w:i/>
      <w:sz w:val="20"/>
    </w:rPr>
  </w:style>
  <w:style w:type="character" w:customStyle="1" w:styleId="RequirementTagChar">
    <w:name w:val="RequirementTag Char"/>
    <w:basedOn w:val="DefaultParagraphFont"/>
    <w:link w:val="RequirementTag"/>
    <w:uiPriority w:val="99"/>
    <w:locked/>
    <w:rsid w:val="00E71BF8"/>
    <w:rPr>
      <w:rFonts w:ascii="Arial" w:hAnsi="Arial" w:cs="Times New Roman"/>
      <w:i/>
      <w:sz w:val="20"/>
      <w:szCs w:val="20"/>
      <w:lang w:val="en-GB"/>
    </w:rPr>
  </w:style>
  <w:style w:type="character" w:styleId="FollowedHyperlink">
    <w:name w:val="FollowedHyperlink"/>
    <w:basedOn w:val="DefaultParagraphFont"/>
    <w:uiPriority w:val="99"/>
    <w:rsid w:val="00E71BF8"/>
    <w:rPr>
      <w:rFonts w:cs="Times New Roman"/>
      <w:color w:val="800080"/>
      <w:u w:val="single"/>
    </w:rPr>
  </w:style>
  <w:style w:type="paragraph" w:styleId="BodyText2">
    <w:name w:val="Body Text 2"/>
    <w:basedOn w:val="Normal"/>
    <w:link w:val="BodyText2Char"/>
    <w:uiPriority w:val="99"/>
    <w:rsid w:val="00E71BF8"/>
    <w:pPr>
      <w:keepLines w:val="0"/>
      <w:spacing w:after="0"/>
    </w:pPr>
    <w:rPr>
      <w:lang w:val="en-US"/>
    </w:rPr>
  </w:style>
  <w:style w:type="character" w:customStyle="1" w:styleId="BodyText2Char">
    <w:name w:val="Body Text 2 Char"/>
    <w:basedOn w:val="DefaultParagraphFont"/>
    <w:link w:val="BodyText2"/>
    <w:uiPriority w:val="99"/>
    <w:locked/>
    <w:rsid w:val="00E71BF8"/>
    <w:rPr>
      <w:rFonts w:ascii="Arial" w:hAnsi="Arial" w:cs="Times New Roman"/>
      <w:sz w:val="20"/>
      <w:szCs w:val="20"/>
    </w:rPr>
  </w:style>
  <w:style w:type="paragraph" w:styleId="BodyText3">
    <w:name w:val="Body Text 3"/>
    <w:basedOn w:val="Normal"/>
    <w:link w:val="BodyText3Char"/>
    <w:uiPriority w:val="99"/>
    <w:rsid w:val="00E71BF8"/>
    <w:rPr>
      <w:sz w:val="16"/>
    </w:rPr>
  </w:style>
  <w:style w:type="character" w:customStyle="1" w:styleId="BodyText3Char">
    <w:name w:val="Body Text 3 Char"/>
    <w:basedOn w:val="DefaultParagraphFont"/>
    <w:link w:val="BodyText3"/>
    <w:uiPriority w:val="99"/>
    <w:locked/>
    <w:rsid w:val="00E71BF8"/>
    <w:rPr>
      <w:rFonts w:ascii="Arial" w:hAnsi="Arial" w:cs="Times New Roman"/>
      <w:sz w:val="20"/>
      <w:szCs w:val="20"/>
      <w:lang w:val="en-GB"/>
    </w:rPr>
  </w:style>
  <w:style w:type="paragraph" w:styleId="BodyTextIndent2">
    <w:name w:val="Body Text Indent 2"/>
    <w:basedOn w:val="Normal"/>
    <w:link w:val="BodyTextIndent2Char"/>
    <w:uiPriority w:val="99"/>
    <w:rsid w:val="00E71BF8"/>
    <w:pPr>
      <w:ind w:left="2880" w:hanging="2160"/>
    </w:pPr>
  </w:style>
  <w:style w:type="character" w:customStyle="1" w:styleId="BodyTextIndent2Char">
    <w:name w:val="Body Text Indent 2 Char"/>
    <w:basedOn w:val="DefaultParagraphFont"/>
    <w:link w:val="BodyTextIndent2"/>
    <w:uiPriority w:val="99"/>
    <w:locked/>
    <w:rsid w:val="00E71BF8"/>
    <w:rPr>
      <w:rFonts w:ascii="Arial" w:hAnsi="Arial" w:cs="Times New Roman"/>
      <w:sz w:val="20"/>
      <w:szCs w:val="20"/>
      <w:lang w:val="en-GB"/>
    </w:rPr>
  </w:style>
  <w:style w:type="paragraph" w:styleId="BodyTextIndent3">
    <w:name w:val="Body Text Indent 3"/>
    <w:basedOn w:val="Normal"/>
    <w:link w:val="BodyTextIndent3Char"/>
    <w:uiPriority w:val="99"/>
    <w:rsid w:val="00E71BF8"/>
    <w:pPr>
      <w:keepNext/>
      <w:ind w:left="2160" w:hanging="2160"/>
    </w:pPr>
  </w:style>
  <w:style w:type="character" w:customStyle="1" w:styleId="BodyTextIndent3Char">
    <w:name w:val="Body Text Indent 3 Char"/>
    <w:basedOn w:val="DefaultParagraphFont"/>
    <w:link w:val="BodyTextIndent3"/>
    <w:uiPriority w:val="99"/>
    <w:locked/>
    <w:rsid w:val="00E71BF8"/>
    <w:rPr>
      <w:rFonts w:ascii="Arial" w:hAnsi="Arial" w:cs="Times New Roman"/>
      <w:sz w:val="20"/>
      <w:szCs w:val="20"/>
      <w:lang w:val="en-GB"/>
    </w:rPr>
  </w:style>
  <w:style w:type="paragraph" w:customStyle="1" w:styleId="Bild">
    <w:name w:val="Bild"/>
    <w:basedOn w:val="BodyText"/>
    <w:next w:val="Caption"/>
    <w:uiPriority w:val="99"/>
    <w:rsid w:val="00E71BF8"/>
    <w:pPr>
      <w:keepNext/>
      <w:spacing w:after="120"/>
      <w:jc w:val="center"/>
    </w:pPr>
    <w:rPr>
      <w:rFonts w:ascii="Times New Roman" w:eastAsia="MS Mincho" w:hAnsi="Times New Roman"/>
      <w:sz w:val="20"/>
      <w:lang w:val="en-AU" w:eastAsia="ja-JP"/>
    </w:rPr>
  </w:style>
  <w:style w:type="paragraph" w:customStyle="1" w:styleId="ZT">
    <w:name w:val="ZT"/>
    <w:uiPriority w:val="99"/>
    <w:rsid w:val="00E71BF8"/>
    <w:pPr>
      <w:framePr w:wrap="notBeside" w:hAnchor="margin" w:yAlign="center"/>
      <w:widowControl w:val="0"/>
      <w:jc w:val="right"/>
    </w:pPr>
    <w:rPr>
      <w:rFonts w:ascii="Arial" w:eastAsia="MS Mincho" w:hAnsi="Arial"/>
      <w:b/>
      <w:sz w:val="34"/>
      <w:szCs w:val="20"/>
      <w:lang w:val="en-AU" w:eastAsia="en-US"/>
    </w:rPr>
  </w:style>
  <w:style w:type="paragraph" w:customStyle="1" w:styleId="NormalBody2Text2Indent3">
    <w:name w:val="Normal.Body2.Text2.Indent.3"/>
    <w:uiPriority w:val="99"/>
    <w:rsid w:val="00E71BF8"/>
    <w:pPr>
      <w:widowControl w:val="0"/>
      <w:autoSpaceDE w:val="0"/>
      <w:autoSpaceDN w:val="0"/>
      <w:ind w:left="357"/>
    </w:pPr>
    <w:rPr>
      <w:rFonts w:ascii="Arial" w:eastAsia="Times New Roman" w:hAnsi="Arial" w:cs="Arial"/>
      <w:sz w:val="20"/>
      <w:szCs w:val="20"/>
      <w:lang w:val="en-AU" w:eastAsia="en-US"/>
    </w:rPr>
  </w:style>
  <w:style w:type="paragraph" w:customStyle="1" w:styleId="xl24">
    <w:name w:val="xl24"/>
    <w:basedOn w:val="Normal"/>
    <w:uiPriority w:val="99"/>
    <w:rsid w:val="00E71BF8"/>
    <w:pPr>
      <w:keepLines w:val="0"/>
      <w:pBdr>
        <w:top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25">
    <w:name w:val="xl25"/>
    <w:basedOn w:val="Normal"/>
    <w:uiPriority w:val="99"/>
    <w:rsid w:val="00E71BF8"/>
    <w:pPr>
      <w:keepLines w:val="0"/>
      <w:pBdr>
        <w:top w:val="single" w:sz="4" w:space="0" w:color="auto"/>
      </w:pBdr>
      <w:spacing w:before="100" w:beforeAutospacing="1" w:after="100" w:afterAutospacing="1"/>
    </w:pPr>
    <w:rPr>
      <w:rFonts w:ascii="Times New Roman" w:hAnsi="Times New Roman"/>
      <w:sz w:val="24"/>
      <w:szCs w:val="24"/>
      <w:lang w:val="en-US"/>
    </w:rPr>
  </w:style>
  <w:style w:type="paragraph" w:customStyle="1" w:styleId="xl26">
    <w:name w:val="xl26"/>
    <w:basedOn w:val="Normal"/>
    <w:uiPriority w:val="99"/>
    <w:rsid w:val="00E71BF8"/>
    <w:pPr>
      <w:keepLines w:val="0"/>
      <w:pBdr>
        <w:top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27">
    <w:name w:val="xl27"/>
    <w:basedOn w:val="Normal"/>
    <w:uiPriority w:val="99"/>
    <w:rsid w:val="00E71BF8"/>
    <w:pPr>
      <w:keepLines w:val="0"/>
      <w:pBdr>
        <w:right w:val="single" w:sz="4" w:space="0" w:color="auto"/>
      </w:pBdr>
      <w:spacing w:before="100" w:beforeAutospacing="1" w:after="100" w:afterAutospacing="1"/>
    </w:pPr>
    <w:rPr>
      <w:rFonts w:ascii="Times New Roman" w:hAnsi="Times New Roman"/>
      <w:sz w:val="24"/>
      <w:szCs w:val="24"/>
      <w:lang w:val="en-US"/>
    </w:rPr>
  </w:style>
  <w:style w:type="paragraph" w:customStyle="1" w:styleId="xl28">
    <w:name w:val="xl28"/>
    <w:basedOn w:val="Normal"/>
    <w:uiPriority w:val="99"/>
    <w:rsid w:val="00E71BF8"/>
    <w:pPr>
      <w:keepLines w:val="0"/>
      <w:pBdr>
        <w:bottom w:val="single" w:sz="4" w:space="0" w:color="auto"/>
      </w:pBdr>
      <w:spacing w:before="100" w:beforeAutospacing="1" w:after="100" w:afterAutospacing="1"/>
    </w:pPr>
    <w:rPr>
      <w:rFonts w:ascii="Times New Roman" w:hAnsi="Times New Roman"/>
      <w:sz w:val="24"/>
      <w:szCs w:val="24"/>
      <w:lang w:val="en-US"/>
    </w:rPr>
  </w:style>
  <w:style w:type="paragraph" w:customStyle="1" w:styleId="xl29">
    <w:name w:val="xl29"/>
    <w:basedOn w:val="Normal"/>
    <w:uiPriority w:val="99"/>
    <w:rsid w:val="00E71BF8"/>
    <w:pPr>
      <w:keepLines w:val="0"/>
      <w:pBdr>
        <w:bottom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0">
    <w:name w:val="xl30"/>
    <w:basedOn w:val="Normal"/>
    <w:uiPriority w:val="99"/>
    <w:rsid w:val="00E71BF8"/>
    <w:pPr>
      <w:keepLines w:val="0"/>
      <w:pBdr>
        <w:top w:val="single" w:sz="4" w:space="0" w:color="auto"/>
        <w:left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1">
    <w:name w:val="xl31"/>
    <w:basedOn w:val="Normal"/>
    <w:uiPriority w:val="99"/>
    <w:rsid w:val="00E71BF8"/>
    <w:pPr>
      <w:keepLines w:val="0"/>
      <w:pBdr>
        <w:left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2">
    <w:name w:val="xl32"/>
    <w:basedOn w:val="Normal"/>
    <w:uiPriority w:val="99"/>
    <w:rsid w:val="00E71BF8"/>
    <w:pPr>
      <w:keepLines w:val="0"/>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3">
    <w:name w:val="xl3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34">
    <w:name w:val="xl34"/>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35">
    <w:name w:val="xl35"/>
    <w:basedOn w:val="Normal"/>
    <w:uiPriority w:val="99"/>
    <w:rsid w:val="00E71BF8"/>
    <w:pPr>
      <w:keepLines w:val="0"/>
      <w:pBdr>
        <w:right w:val="single" w:sz="4" w:space="0" w:color="auto"/>
      </w:pBdr>
      <w:spacing w:before="100" w:beforeAutospacing="1" w:after="100" w:afterAutospacing="1"/>
    </w:pPr>
    <w:rPr>
      <w:rFonts w:ascii="Times New Roman" w:hAnsi="Times New Roman"/>
      <w:sz w:val="24"/>
      <w:szCs w:val="24"/>
      <w:lang w:val="en-US"/>
    </w:rPr>
  </w:style>
  <w:style w:type="paragraph" w:customStyle="1" w:styleId="xl36">
    <w:name w:val="xl36"/>
    <w:basedOn w:val="Normal"/>
    <w:uiPriority w:val="99"/>
    <w:rsid w:val="00E71BF8"/>
    <w:pPr>
      <w:keepLines w:val="0"/>
      <w:pBdr>
        <w:bottom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7">
    <w:name w:val="xl37"/>
    <w:basedOn w:val="Normal"/>
    <w:uiPriority w:val="99"/>
    <w:rsid w:val="00E71BF8"/>
    <w:pPr>
      <w:keepLines w:val="0"/>
      <w:pBdr>
        <w:top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38">
    <w:name w:val="xl38"/>
    <w:basedOn w:val="Normal"/>
    <w:uiPriority w:val="99"/>
    <w:rsid w:val="00E71BF8"/>
    <w:pPr>
      <w:keepLines w:val="0"/>
      <w:pBdr>
        <w:top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39">
    <w:name w:val="xl39"/>
    <w:basedOn w:val="Normal"/>
    <w:uiPriority w:val="99"/>
    <w:rsid w:val="00E71BF8"/>
    <w:pPr>
      <w:keepLines w:val="0"/>
      <w:pBdr>
        <w:left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40">
    <w:name w:val="xl40"/>
    <w:basedOn w:val="Normal"/>
    <w:uiPriority w:val="99"/>
    <w:rsid w:val="00E71BF8"/>
    <w:pPr>
      <w:keepLines w:val="0"/>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41">
    <w:name w:val="xl41"/>
    <w:basedOn w:val="Normal"/>
    <w:uiPriority w:val="99"/>
    <w:rsid w:val="00E71BF8"/>
    <w:pPr>
      <w:keepLines w:val="0"/>
      <w:pBdr>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2">
    <w:name w:val="xl42"/>
    <w:basedOn w:val="Normal"/>
    <w:uiPriority w:val="99"/>
    <w:rsid w:val="00E71BF8"/>
    <w:pPr>
      <w:keepLines w:val="0"/>
      <w:pBdr>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3">
    <w:name w:val="xl43"/>
    <w:basedOn w:val="Normal"/>
    <w:uiPriority w:val="99"/>
    <w:rsid w:val="00E71BF8"/>
    <w:pPr>
      <w:keepLines w:val="0"/>
      <w:pBdr>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4">
    <w:name w:val="xl44"/>
    <w:basedOn w:val="Normal"/>
    <w:uiPriority w:val="99"/>
    <w:rsid w:val="00E71BF8"/>
    <w:pPr>
      <w:keepLines w:val="0"/>
      <w:pBdr>
        <w:bottom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5">
    <w:name w:val="xl45"/>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00FFFF"/>
      <w:spacing w:before="100" w:beforeAutospacing="1" w:after="100" w:afterAutospacing="1"/>
      <w:jc w:val="center"/>
    </w:pPr>
    <w:rPr>
      <w:rFonts w:cs="Arial"/>
      <w:b/>
      <w:bCs/>
      <w:sz w:val="24"/>
      <w:szCs w:val="24"/>
      <w:lang w:val="en-US"/>
    </w:rPr>
  </w:style>
  <w:style w:type="paragraph" w:customStyle="1" w:styleId="xl46">
    <w:name w:val="xl46"/>
    <w:basedOn w:val="Normal"/>
    <w:uiPriority w:val="99"/>
    <w:rsid w:val="00E71BF8"/>
    <w:pPr>
      <w:keepLines w:val="0"/>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7">
    <w:name w:val="xl47"/>
    <w:basedOn w:val="Normal"/>
    <w:uiPriority w:val="99"/>
    <w:rsid w:val="00E71BF8"/>
    <w:pPr>
      <w:keepLines w:val="0"/>
      <w:pBdr>
        <w:left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8">
    <w:name w:val="xl48"/>
    <w:basedOn w:val="Normal"/>
    <w:uiPriority w:val="99"/>
    <w:rsid w:val="00E71BF8"/>
    <w:pPr>
      <w:keepLines w:val="0"/>
      <w:pBdr>
        <w:left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9">
    <w:name w:val="xl49"/>
    <w:basedOn w:val="Normal"/>
    <w:uiPriority w:val="99"/>
    <w:rsid w:val="00E71BF8"/>
    <w:pPr>
      <w:keepLines w:val="0"/>
      <w:pBdr>
        <w:left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50">
    <w:name w:val="xl50"/>
    <w:basedOn w:val="Normal"/>
    <w:uiPriority w:val="99"/>
    <w:rsid w:val="00E71BF8"/>
    <w:pPr>
      <w:keepLines w:val="0"/>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styleId="TableofFigures">
    <w:name w:val="table of figures"/>
    <w:basedOn w:val="Normal"/>
    <w:next w:val="Normal"/>
    <w:uiPriority w:val="99"/>
    <w:rsid w:val="00E71BF8"/>
    <w:pPr>
      <w:ind w:left="440" w:hanging="440"/>
    </w:pPr>
  </w:style>
  <w:style w:type="paragraph" w:customStyle="1" w:styleId="Heading3unnumbered">
    <w:name w:val="Heading 3 unnumbered"/>
    <w:basedOn w:val="Heading3"/>
    <w:next w:val="BodyText"/>
    <w:autoRedefine/>
    <w:uiPriority w:val="99"/>
    <w:rsid w:val="00E71BF8"/>
    <w:pPr>
      <w:widowControl w:val="0"/>
      <w:numPr>
        <w:ilvl w:val="0"/>
        <w:numId w:val="0"/>
      </w:numPr>
      <w:tabs>
        <w:tab w:val="left" w:pos="1134"/>
      </w:tabs>
      <w:spacing w:after="60"/>
      <w:outlineLvl w:val="9"/>
    </w:pPr>
    <w:rPr>
      <w:rFonts w:ascii="Times New Roman" w:hAnsi="Times New Roman"/>
      <w:b w:val="0"/>
      <w:lang w:val="en-US"/>
    </w:rPr>
  </w:style>
  <w:style w:type="paragraph" w:styleId="NormalIndent">
    <w:name w:val="Normal Indent"/>
    <w:basedOn w:val="Normal"/>
    <w:uiPriority w:val="99"/>
    <w:rsid w:val="00E71BF8"/>
    <w:pPr>
      <w:widowControl w:val="0"/>
      <w:autoSpaceDE w:val="0"/>
      <w:autoSpaceDN w:val="0"/>
      <w:adjustRightInd w:val="0"/>
      <w:ind w:left="851"/>
      <w:textAlignment w:val="baseline"/>
    </w:pPr>
    <w:rPr>
      <w:rFonts w:ascii="1UAAA?" w:eastAsia="明朝体" w:hAnsi="1UAAA?"/>
      <w:sz w:val="24"/>
      <w:lang w:val="en-US" w:eastAsia="ja-JP"/>
    </w:rPr>
  </w:style>
  <w:style w:type="paragraph" w:customStyle="1" w:styleId="Fig">
    <w:name w:val="Fig"/>
    <w:basedOn w:val="Figure"/>
    <w:next w:val="Normal"/>
    <w:uiPriority w:val="99"/>
    <w:rsid w:val="00E71BF8"/>
    <w:pPr>
      <w:keepNext w:val="0"/>
      <w:tabs>
        <w:tab w:val="left" w:pos="794"/>
        <w:tab w:val="left" w:pos="1191"/>
        <w:tab w:val="left" w:pos="1588"/>
        <w:tab w:val="left" w:pos="1985"/>
      </w:tabs>
      <w:autoSpaceDE w:val="0"/>
      <w:autoSpaceDN w:val="0"/>
      <w:adjustRightInd w:val="0"/>
      <w:spacing w:before="120"/>
      <w:textAlignment w:val="baseline"/>
    </w:pPr>
    <w:rPr>
      <w:rFonts w:eastAsia="明朝体"/>
      <w:b/>
      <w:lang w:val="en-US" w:eastAsia="ja-JP"/>
    </w:rPr>
  </w:style>
  <w:style w:type="paragraph" w:styleId="NormalWeb">
    <w:name w:val="Normal (Web)"/>
    <w:basedOn w:val="Normal"/>
    <w:uiPriority w:val="99"/>
    <w:rsid w:val="00E71BF8"/>
    <w:pPr>
      <w:keepLines w:val="0"/>
      <w:spacing w:before="100" w:beforeAutospacing="1" w:after="100" w:afterAutospacing="1"/>
    </w:pPr>
    <w:rPr>
      <w:rFonts w:ascii="Times New Roman" w:hAnsi="Times New Roman"/>
      <w:color w:val="006666"/>
      <w:sz w:val="24"/>
      <w:szCs w:val="24"/>
      <w:lang w:val="en-US"/>
    </w:rPr>
  </w:style>
  <w:style w:type="paragraph" w:customStyle="1" w:styleId="TF">
    <w:name w:val="TF"/>
    <w:basedOn w:val="Normal"/>
    <w:uiPriority w:val="99"/>
    <w:rsid w:val="00E71BF8"/>
    <w:pPr>
      <w:numPr>
        <w:numId w:val="12"/>
      </w:numPr>
      <w:tabs>
        <w:tab w:val="clear" w:pos="360"/>
      </w:tabs>
      <w:ind w:left="0" w:firstLine="0"/>
      <w:jc w:val="center"/>
    </w:pPr>
    <w:rPr>
      <w:b/>
      <w:sz w:val="20"/>
      <w:lang w:eastAsia="fr-FR"/>
    </w:rPr>
  </w:style>
  <w:style w:type="paragraph" w:customStyle="1" w:styleId="a">
    <w:name w:val="佐藤２"/>
    <w:basedOn w:val="Normal"/>
    <w:uiPriority w:val="99"/>
    <w:rsid w:val="00E71BF8"/>
    <w:pPr>
      <w:tabs>
        <w:tab w:val="num" w:pos="360"/>
      </w:tabs>
      <w:ind w:left="340" w:hanging="340"/>
    </w:pPr>
  </w:style>
  <w:style w:type="character" w:customStyle="1" w:styleId="Guidance">
    <w:name w:val="Guidance"/>
    <w:basedOn w:val="DefaultParagraphFont"/>
    <w:uiPriority w:val="99"/>
    <w:rsid w:val="00E71BF8"/>
    <w:rPr>
      <w:rFonts w:cs="Times New Roman"/>
      <w:i/>
      <w:iCs/>
      <w:color w:val="0000FF"/>
    </w:rPr>
  </w:style>
  <w:style w:type="paragraph" w:customStyle="1" w:styleId="Cellbody">
    <w:name w:val="Cell body"/>
    <w:basedOn w:val="BodyText"/>
    <w:uiPriority w:val="99"/>
    <w:rsid w:val="00E71BF8"/>
    <w:pPr>
      <w:keepLines w:val="0"/>
      <w:spacing w:after="0"/>
      <w:jc w:val="left"/>
    </w:pPr>
    <w:rPr>
      <w:rFonts w:ascii="Times New Roman" w:hAnsi="Times New Roman"/>
      <w:sz w:val="20"/>
      <w:lang w:val="en-US"/>
    </w:rPr>
  </w:style>
  <w:style w:type="paragraph" w:styleId="MacroText">
    <w:name w:val="macro"/>
    <w:link w:val="MacroTextChar"/>
    <w:uiPriority w:val="99"/>
    <w:semiHidden/>
    <w:rsid w:val="00E71BF8"/>
    <w:pPr>
      <w:tabs>
        <w:tab w:val="left" w:pos="480"/>
        <w:tab w:val="left" w:pos="960"/>
        <w:tab w:val="left" w:pos="1440"/>
        <w:tab w:val="left" w:pos="1920"/>
        <w:tab w:val="left" w:pos="2400"/>
        <w:tab w:val="left" w:pos="2880"/>
        <w:tab w:val="left" w:pos="3360"/>
        <w:tab w:val="left" w:pos="3840"/>
        <w:tab w:val="left" w:pos="4320"/>
      </w:tabs>
      <w:ind w:right="-2835"/>
    </w:pPr>
    <w:rPr>
      <w:rFonts w:ascii="Courier New" w:eastAsia="Times New Roman" w:hAnsi="Courier New"/>
      <w:sz w:val="16"/>
      <w:szCs w:val="20"/>
      <w:lang w:eastAsia="fr-FR"/>
    </w:rPr>
  </w:style>
  <w:style w:type="character" w:customStyle="1" w:styleId="MacroTextChar">
    <w:name w:val="Macro Text Char"/>
    <w:basedOn w:val="DefaultParagraphFont"/>
    <w:link w:val="MacroText"/>
    <w:uiPriority w:val="99"/>
    <w:semiHidden/>
    <w:locked/>
    <w:rsid w:val="00E71BF8"/>
    <w:rPr>
      <w:rFonts w:ascii="Courier New" w:hAnsi="Courier New" w:cs="Times New Roman"/>
      <w:sz w:val="16"/>
      <w:lang w:val="en-GB" w:eastAsia="fr-FR" w:bidi="ar-SA"/>
    </w:rPr>
  </w:style>
  <w:style w:type="paragraph" w:customStyle="1" w:styleId="00BodyText">
    <w:name w:val="00 BodyText"/>
    <w:basedOn w:val="Normal"/>
    <w:uiPriority w:val="99"/>
    <w:rsid w:val="00E71BF8"/>
    <w:pPr>
      <w:keepLines w:val="0"/>
      <w:spacing w:after="220"/>
    </w:pPr>
    <w:rPr>
      <w:lang w:eastAsia="fr-FR"/>
    </w:rPr>
  </w:style>
  <w:style w:type="paragraph" w:customStyle="1" w:styleId="Note">
    <w:name w:val="Note"/>
    <w:basedOn w:val="Normal"/>
    <w:next w:val="Normal"/>
    <w:uiPriority w:val="99"/>
    <w:rsid w:val="00E71BF8"/>
    <w:pPr>
      <w:keepLines w:val="0"/>
      <w:spacing w:after="180"/>
    </w:pPr>
    <w:rPr>
      <w:rFonts w:ascii="Times New Roman" w:hAnsi="Times New Roman"/>
      <w:i/>
      <w:sz w:val="20"/>
      <w:lang w:eastAsia="fr-FR"/>
    </w:rPr>
  </w:style>
  <w:style w:type="paragraph" w:customStyle="1" w:styleId="TH">
    <w:name w:val="TH"/>
    <w:basedOn w:val="Normal"/>
    <w:uiPriority w:val="99"/>
    <w:rsid w:val="00E71BF8"/>
    <w:pPr>
      <w:keepNext/>
      <w:spacing w:before="60"/>
      <w:jc w:val="center"/>
    </w:pPr>
    <w:rPr>
      <w:b/>
    </w:rPr>
  </w:style>
  <w:style w:type="paragraph" w:customStyle="1" w:styleId="TAH">
    <w:name w:val="TAH"/>
    <w:basedOn w:val="TAC"/>
    <w:uiPriority w:val="99"/>
    <w:rsid w:val="00E71BF8"/>
    <w:rPr>
      <w:b/>
    </w:rPr>
  </w:style>
  <w:style w:type="paragraph" w:customStyle="1" w:styleId="TAC">
    <w:name w:val="TAC"/>
    <w:basedOn w:val="Normal"/>
    <w:uiPriority w:val="99"/>
    <w:rsid w:val="00E71BF8"/>
    <w:pPr>
      <w:keepNext/>
      <w:spacing w:after="0"/>
      <w:jc w:val="center"/>
    </w:pPr>
  </w:style>
  <w:style w:type="paragraph" w:customStyle="1" w:styleId="TAL">
    <w:name w:val="TAL"/>
    <w:basedOn w:val="TAJ"/>
    <w:uiPriority w:val="99"/>
    <w:rsid w:val="00E71BF8"/>
  </w:style>
  <w:style w:type="paragraph" w:customStyle="1" w:styleId="TAJ">
    <w:name w:val="TAJ"/>
    <w:basedOn w:val="Normal"/>
    <w:uiPriority w:val="99"/>
    <w:rsid w:val="00E71BF8"/>
    <w:pPr>
      <w:keepNext/>
      <w:spacing w:after="0"/>
    </w:pPr>
    <w:rPr>
      <w:lang w:val="en-US"/>
    </w:rPr>
  </w:style>
  <w:style w:type="paragraph" w:customStyle="1" w:styleId="Bullets">
    <w:name w:val="Bullets"/>
    <w:basedOn w:val="BodyText"/>
    <w:uiPriority w:val="99"/>
    <w:rsid w:val="00E71BF8"/>
    <w:pPr>
      <w:widowControl w:val="0"/>
      <w:numPr>
        <w:numId w:val="13"/>
      </w:numPr>
      <w:tabs>
        <w:tab w:val="clear" w:pos="432"/>
      </w:tabs>
      <w:ind w:left="283" w:hanging="283"/>
    </w:pPr>
    <w:rPr>
      <w:lang w:val="de-DE"/>
    </w:rPr>
  </w:style>
  <w:style w:type="paragraph" w:customStyle="1" w:styleId="Heading1H1">
    <w:name w:val="Heading 1.H1"/>
    <w:basedOn w:val="Normal"/>
    <w:next w:val="BodyText"/>
    <w:uiPriority w:val="99"/>
    <w:rsid w:val="00E71BF8"/>
    <w:pPr>
      <w:keepNext/>
      <w:numPr>
        <w:numId w:val="14"/>
      </w:numPr>
      <w:tabs>
        <w:tab w:val="clear" w:pos="360"/>
        <w:tab w:val="num" w:pos="432"/>
      </w:tabs>
      <w:spacing w:before="240" w:after="60"/>
      <w:ind w:left="432" w:hanging="432"/>
    </w:pPr>
    <w:rPr>
      <w:b/>
      <w:kern w:val="28"/>
      <w:sz w:val="28"/>
    </w:rPr>
  </w:style>
  <w:style w:type="paragraph" w:customStyle="1" w:styleId="Bulletedo2">
    <w:name w:val="Bulleted o 2"/>
    <w:basedOn w:val="Normal"/>
    <w:uiPriority w:val="99"/>
    <w:rsid w:val="00E71BF8"/>
    <w:pPr>
      <w:numPr>
        <w:ilvl w:val="3"/>
        <w:numId w:val="13"/>
      </w:numPr>
      <w:tabs>
        <w:tab w:val="clear" w:pos="864"/>
        <w:tab w:val="num" w:pos="360"/>
      </w:tabs>
      <w:ind w:left="360" w:hanging="360"/>
    </w:pPr>
  </w:style>
  <w:style w:type="paragraph" w:customStyle="1" w:styleId="berschrift4h4">
    <w:name w:val="Überschrift 4.h4"/>
    <w:basedOn w:val="Heading3"/>
    <w:next w:val="BodyText"/>
    <w:uiPriority w:val="99"/>
    <w:rsid w:val="00E71BF8"/>
    <w:pPr>
      <w:keepLines w:val="0"/>
      <w:numPr>
        <w:ilvl w:val="0"/>
        <w:numId w:val="16"/>
      </w:numPr>
      <w:tabs>
        <w:tab w:val="clear" w:pos="360"/>
        <w:tab w:val="num" w:pos="864"/>
      </w:tabs>
      <w:spacing w:before="240" w:after="60"/>
      <w:ind w:left="864" w:hanging="864"/>
      <w:jc w:val="left"/>
    </w:pPr>
    <w:rPr>
      <w:rFonts w:ascii="Times New Roman" w:hAnsi="Times New Roman"/>
      <w:kern w:val="28"/>
      <w:sz w:val="22"/>
      <w:szCs w:val="24"/>
      <w:lang w:val="en-US"/>
    </w:rPr>
  </w:style>
  <w:style w:type="paragraph" w:customStyle="1" w:styleId="Bulleted-1">
    <w:name w:val="Bulleted - 1"/>
    <w:basedOn w:val="Bulletedo1"/>
    <w:uiPriority w:val="99"/>
    <w:rsid w:val="00E71BF8"/>
    <w:pPr>
      <w:numPr>
        <w:numId w:val="0"/>
      </w:numPr>
      <w:tabs>
        <w:tab w:val="num" w:pos="360"/>
      </w:tabs>
      <w:ind w:left="360" w:hanging="360"/>
    </w:pPr>
  </w:style>
  <w:style w:type="paragraph" w:customStyle="1" w:styleId="Bulletedo1">
    <w:name w:val="Bulleted o 1"/>
    <w:basedOn w:val="11BodyText"/>
    <w:uiPriority w:val="99"/>
    <w:rsid w:val="00E71BF8"/>
    <w:pPr>
      <w:spacing w:after="220"/>
      <w:ind w:left="1655" w:right="567" w:hanging="357"/>
    </w:pPr>
    <w:rPr>
      <w:rFonts w:ascii="Arial" w:hAnsi="Arial"/>
      <w:sz w:val="22"/>
    </w:rPr>
  </w:style>
  <w:style w:type="paragraph" w:customStyle="1" w:styleId="11BodyText">
    <w:name w:val="11 BodyText"/>
    <w:basedOn w:val="Normal"/>
    <w:uiPriority w:val="99"/>
    <w:rsid w:val="00E71BF8"/>
    <w:pPr>
      <w:keepLines w:val="0"/>
      <w:numPr>
        <w:numId w:val="15"/>
      </w:numPr>
      <w:tabs>
        <w:tab w:val="clear" w:pos="360"/>
      </w:tabs>
      <w:spacing w:after="200"/>
      <w:ind w:left="1298" w:firstLine="0"/>
    </w:pPr>
    <w:rPr>
      <w:rFonts w:ascii="Times New Roman" w:hAnsi="Times New Roman"/>
      <w:sz w:val="24"/>
      <w:szCs w:val="24"/>
      <w:lang w:val="en-US"/>
    </w:rPr>
  </w:style>
  <w:style w:type="paragraph" w:customStyle="1" w:styleId="CommentNokia">
    <w:name w:val="Comment Nokia"/>
    <w:basedOn w:val="Normal"/>
    <w:uiPriority w:val="99"/>
    <w:rsid w:val="00E71BF8"/>
    <w:pPr>
      <w:keepLines w:val="0"/>
      <w:tabs>
        <w:tab w:val="num" w:pos="360"/>
      </w:tabs>
      <w:spacing w:after="0"/>
      <w:ind w:left="360" w:hanging="360"/>
      <w:jc w:val="left"/>
    </w:pPr>
    <w:rPr>
      <w:szCs w:val="24"/>
      <w:lang w:val="en-US"/>
    </w:rPr>
  </w:style>
  <w:style w:type="paragraph" w:styleId="DocumentMap">
    <w:name w:val="Document Map"/>
    <w:basedOn w:val="Normal"/>
    <w:link w:val="DocumentMapChar"/>
    <w:uiPriority w:val="99"/>
    <w:semiHidden/>
    <w:rsid w:val="00E71BF8"/>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E71BF8"/>
    <w:rPr>
      <w:rFonts w:ascii="Tahoma" w:hAnsi="Tahoma" w:cs="Times New Roman"/>
      <w:sz w:val="20"/>
      <w:szCs w:val="20"/>
      <w:shd w:val="clear" w:color="auto" w:fill="000080"/>
      <w:lang w:val="en-GB"/>
    </w:rPr>
  </w:style>
  <w:style w:type="paragraph" w:customStyle="1" w:styleId="Normalwspace">
    <w:name w:val="Normal w/space"/>
    <w:basedOn w:val="Normal"/>
    <w:uiPriority w:val="99"/>
    <w:rsid w:val="00E71BF8"/>
    <w:pPr>
      <w:keepLines w:val="0"/>
      <w:spacing w:before="60" w:after="60"/>
    </w:pPr>
    <w:rPr>
      <w:sz w:val="20"/>
    </w:rPr>
  </w:style>
  <w:style w:type="paragraph" w:styleId="FootnoteText">
    <w:name w:val="footnote text"/>
    <w:basedOn w:val="Normal"/>
    <w:link w:val="FootnoteTextChar"/>
    <w:uiPriority w:val="99"/>
    <w:semiHidden/>
    <w:rsid w:val="00E71BF8"/>
    <w:pPr>
      <w:keepLines w:val="0"/>
      <w:spacing w:before="120" w:after="0"/>
      <w:ind w:left="720"/>
    </w:pPr>
    <w:rPr>
      <w:rFonts w:ascii="Palatino" w:hAnsi="Palatino"/>
      <w:sz w:val="20"/>
    </w:rPr>
  </w:style>
  <w:style w:type="character" w:customStyle="1" w:styleId="FootnoteTextChar">
    <w:name w:val="Footnote Text Char"/>
    <w:basedOn w:val="DefaultParagraphFont"/>
    <w:link w:val="FootnoteText"/>
    <w:uiPriority w:val="99"/>
    <w:semiHidden/>
    <w:locked/>
    <w:rsid w:val="00E71BF8"/>
    <w:rPr>
      <w:rFonts w:ascii="Palatino" w:hAnsi="Palatino" w:cs="Times New Roman"/>
      <w:sz w:val="20"/>
      <w:szCs w:val="20"/>
      <w:lang w:val="en-GB"/>
    </w:rPr>
  </w:style>
  <w:style w:type="paragraph" w:customStyle="1" w:styleId="Code">
    <w:name w:val="Code"/>
    <w:basedOn w:val="Normal"/>
    <w:uiPriority w:val="99"/>
    <w:rsid w:val="00E71BF8"/>
    <w:pPr>
      <w:keepLines w:val="0"/>
      <w:spacing w:after="0"/>
      <w:ind w:left="720"/>
    </w:pPr>
    <w:rPr>
      <w:rFonts w:ascii="Courier New" w:hAnsi="Courier New"/>
      <w:sz w:val="20"/>
    </w:rPr>
  </w:style>
  <w:style w:type="character" w:styleId="FootnoteReference">
    <w:name w:val="footnote reference"/>
    <w:basedOn w:val="DefaultParagraphFont"/>
    <w:uiPriority w:val="99"/>
    <w:semiHidden/>
    <w:rsid w:val="00E71BF8"/>
    <w:rPr>
      <w:rFonts w:cs="Times New Roman"/>
      <w:position w:val="6"/>
      <w:sz w:val="16"/>
    </w:rPr>
  </w:style>
  <w:style w:type="paragraph" w:customStyle="1" w:styleId="annex">
    <w:name w:val="annex"/>
    <w:basedOn w:val="Heading1"/>
    <w:uiPriority w:val="99"/>
    <w:rsid w:val="00E71BF8"/>
    <w:pPr>
      <w:numPr>
        <w:numId w:val="0"/>
      </w:numPr>
      <w:tabs>
        <w:tab w:val="num" w:pos="1440"/>
      </w:tabs>
    </w:pPr>
  </w:style>
  <w:style w:type="paragraph" w:customStyle="1" w:styleId="normal12">
    <w:name w:val="normal12"/>
    <w:basedOn w:val="Normal"/>
    <w:uiPriority w:val="99"/>
    <w:rsid w:val="00E71BF8"/>
    <w:pPr>
      <w:keepLines w:val="0"/>
      <w:spacing w:after="120"/>
      <w:jc w:val="left"/>
    </w:pPr>
    <w:rPr>
      <w:rFonts w:ascii="Times New Roman" w:hAnsi="Times New Roman"/>
      <w:sz w:val="24"/>
    </w:rPr>
  </w:style>
  <w:style w:type="paragraph" w:customStyle="1" w:styleId="NO">
    <w:name w:val="NO"/>
    <w:basedOn w:val="Normal"/>
    <w:uiPriority w:val="99"/>
    <w:rsid w:val="00E71BF8"/>
    <w:pPr>
      <w:spacing w:after="180"/>
      <w:ind w:left="1135" w:hanging="851"/>
      <w:jc w:val="left"/>
    </w:pPr>
    <w:rPr>
      <w:rFonts w:ascii="Times New Roman" w:hAnsi="Times New Roman"/>
      <w:sz w:val="20"/>
    </w:rPr>
  </w:style>
  <w:style w:type="paragraph" w:customStyle="1" w:styleId="TAN">
    <w:name w:val="TAN"/>
    <w:basedOn w:val="TAL"/>
    <w:uiPriority w:val="99"/>
    <w:rsid w:val="00E71BF8"/>
    <w:pPr>
      <w:ind w:left="851" w:hanging="851"/>
      <w:jc w:val="left"/>
    </w:pPr>
    <w:rPr>
      <w:sz w:val="18"/>
      <w:lang w:val="en-GB"/>
    </w:rPr>
  </w:style>
  <w:style w:type="paragraph" w:customStyle="1" w:styleId="EQ">
    <w:name w:val="EQ"/>
    <w:basedOn w:val="Normal"/>
    <w:next w:val="Normal"/>
    <w:uiPriority w:val="99"/>
    <w:rsid w:val="00E71BF8"/>
    <w:pPr>
      <w:tabs>
        <w:tab w:val="center" w:pos="4536"/>
        <w:tab w:val="right" w:pos="9072"/>
      </w:tabs>
      <w:spacing w:after="180"/>
      <w:jc w:val="left"/>
    </w:pPr>
    <w:rPr>
      <w:rFonts w:ascii="Times New Roman" w:hAnsi="Times New Roman"/>
      <w:noProof/>
      <w:sz w:val="20"/>
    </w:rPr>
  </w:style>
  <w:style w:type="paragraph" w:customStyle="1" w:styleId="font5">
    <w:name w:val="font5"/>
    <w:basedOn w:val="Normal"/>
    <w:uiPriority w:val="99"/>
    <w:rsid w:val="00E71BF8"/>
    <w:pPr>
      <w:keepLines w:val="0"/>
      <w:spacing w:before="100" w:beforeAutospacing="1" w:after="100" w:afterAutospacing="1"/>
      <w:jc w:val="left"/>
    </w:pPr>
    <w:rPr>
      <w:rFonts w:cs="Arial"/>
      <w:b/>
      <w:bCs/>
      <w:i/>
      <w:iCs/>
      <w:sz w:val="16"/>
      <w:szCs w:val="16"/>
    </w:rPr>
  </w:style>
  <w:style w:type="character" w:styleId="PageNumber">
    <w:name w:val="page number"/>
    <w:basedOn w:val="DefaultParagraphFont"/>
    <w:uiPriority w:val="99"/>
    <w:rsid w:val="00E71BF8"/>
    <w:rPr>
      <w:rFonts w:cs="Times New Roman"/>
    </w:rPr>
  </w:style>
  <w:style w:type="paragraph" w:customStyle="1" w:styleId="B1">
    <w:name w:val="B1"/>
    <w:basedOn w:val="List"/>
    <w:uiPriority w:val="99"/>
    <w:rsid w:val="00E71BF8"/>
    <w:pPr>
      <w:keepNext w:val="0"/>
      <w:keepLines w:val="0"/>
      <w:widowControl/>
      <w:numPr>
        <w:numId w:val="0"/>
      </w:numPr>
      <w:spacing w:after="180"/>
      <w:ind w:left="568" w:hanging="284"/>
      <w:jc w:val="left"/>
    </w:pPr>
    <w:rPr>
      <w:rFonts w:ascii="Times New Roman" w:hAnsi="Times New Roman"/>
      <w:sz w:val="20"/>
    </w:rPr>
  </w:style>
  <w:style w:type="paragraph" w:customStyle="1" w:styleId="B2">
    <w:name w:val="B2"/>
    <w:basedOn w:val="List2"/>
    <w:uiPriority w:val="99"/>
    <w:rsid w:val="00E71BF8"/>
    <w:pPr>
      <w:keepLines w:val="0"/>
      <w:spacing w:after="180"/>
      <w:ind w:left="851" w:hanging="284"/>
      <w:jc w:val="left"/>
    </w:pPr>
    <w:rPr>
      <w:rFonts w:ascii="Times New Roman" w:hAnsi="Times New Roman"/>
      <w:sz w:val="20"/>
    </w:rPr>
  </w:style>
  <w:style w:type="paragraph" w:styleId="List2">
    <w:name w:val="List 2"/>
    <w:basedOn w:val="Normal"/>
    <w:uiPriority w:val="99"/>
    <w:rsid w:val="00E71BF8"/>
    <w:pPr>
      <w:ind w:left="566" w:hanging="283"/>
    </w:pPr>
  </w:style>
  <w:style w:type="paragraph" w:customStyle="1" w:styleId="EW">
    <w:name w:val="EW"/>
    <w:basedOn w:val="Normal"/>
    <w:uiPriority w:val="99"/>
    <w:rsid w:val="00E71BF8"/>
    <w:pPr>
      <w:spacing w:after="0"/>
      <w:ind w:left="1702" w:hanging="1418"/>
      <w:jc w:val="left"/>
    </w:pPr>
    <w:rPr>
      <w:rFonts w:ascii="Times New Roman" w:hAnsi="Times New Roman"/>
      <w:sz w:val="20"/>
    </w:rPr>
  </w:style>
  <w:style w:type="paragraph" w:customStyle="1" w:styleId="B3">
    <w:name w:val="B3"/>
    <w:basedOn w:val="List3"/>
    <w:link w:val="B3Char"/>
    <w:uiPriority w:val="99"/>
    <w:rsid w:val="00E71BF8"/>
    <w:pPr>
      <w:keepLines w:val="0"/>
      <w:overflowPunct w:val="0"/>
      <w:autoSpaceDE w:val="0"/>
      <w:autoSpaceDN w:val="0"/>
      <w:adjustRightInd w:val="0"/>
      <w:spacing w:after="180"/>
      <w:ind w:left="1135" w:hanging="284"/>
      <w:jc w:val="left"/>
      <w:textAlignment w:val="baseline"/>
    </w:pPr>
  </w:style>
  <w:style w:type="paragraph" w:styleId="List3">
    <w:name w:val="List 3"/>
    <w:basedOn w:val="Normal"/>
    <w:uiPriority w:val="99"/>
    <w:rsid w:val="00E71BF8"/>
    <w:pPr>
      <w:ind w:left="849" w:hanging="283"/>
    </w:pPr>
  </w:style>
  <w:style w:type="character" w:customStyle="1" w:styleId="B3Char">
    <w:name w:val="B3 Char"/>
    <w:basedOn w:val="DefaultParagraphFont"/>
    <w:link w:val="B3"/>
    <w:uiPriority w:val="99"/>
    <w:locked/>
    <w:rsid w:val="00E71BF8"/>
    <w:rPr>
      <w:rFonts w:ascii="Arial" w:hAnsi="Arial" w:cs="Times New Roman"/>
      <w:sz w:val="20"/>
      <w:szCs w:val="20"/>
      <w:lang w:val="en-GB"/>
    </w:rPr>
  </w:style>
  <w:style w:type="paragraph" w:customStyle="1" w:styleId="xl22">
    <w:name w:val="xl22"/>
    <w:basedOn w:val="Normal"/>
    <w:uiPriority w:val="99"/>
    <w:rsid w:val="00E71BF8"/>
    <w:pPr>
      <w:keepLines w:val="0"/>
      <w:pBdr>
        <w:top w:val="single" w:sz="12" w:space="0" w:color="auto"/>
        <w:left w:val="single" w:sz="12" w:space="0" w:color="auto"/>
        <w:right w:val="single" w:sz="4" w:space="0" w:color="auto"/>
      </w:pBdr>
      <w:spacing w:before="100" w:beforeAutospacing="1" w:after="100" w:afterAutospacing="1"/>
      <w:jc w:val="left"/>
    </w:pPr>
    <w:rPr>
      <w:rFonts w:ascii="Times New Roman" w:eastAsia="MS Mincho" w:hAnsi="Times New Roman"/>
      <w:sz w:val="24"/>
      <w:szCs w:val="24"/>
      <w:lang w:val="en-US" w:eastAsia="ja-JP"/>
    </w:rPr>
  </w:style>
  <w:style w:type="paragraph" w:customStyle="1" w:styleId="xl23">
    <w:name w:val="xl23"/>
    <w:basedOn w:val="Normal"/>
    <w:uiPriority w:val="99"/>
    <w:rsid w:val="00E71BF8"/>
    <w:pPr>
      <w:keepLines w:val="0"/>
      <w:pBdr>
        <w:top w:val="single" w:sz="12" w:space="0" w:color="auto"/>
        <w:left w:val="single" w:sz="4" w:space="0" w:color="auto"/>
        <w:right w:val="single" w:sz="4" w:space="0" w:color="auto"/>
      </w:pBdr>
      <w:spacing w:before="100" w:beforeAutospacing="1" w:after="100" w:afterAutospacing="1"/>
      <w:jc w:val="left"/>
    </w:pPr>
    <w:rPr>
      <w:rFonts w:ascii="Times New Roman" w:eastAsia="MS Mincho" w:hAnsi="Times New Roman"/>
      <w:sz w:val="24"/>
      <w:szCs w:val="24"/>
      <w:lang w:val="en-US" w:eastAsia="ja-JP"/>
    </w:rPr>
  </w:style>
  <w:style w:type="paragraph" w:customStyle="1" w:styleId="xl51">
    <w:name w:val="xl51"/>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FF"/>
      <w:spacing w:before="100" w:beforeAutospacing="1" w:after="100" w:afterAutospacing="1"/>
      <w:jc w:val="right"/>
    </w:pPr>
    <w:rPr>
      <w:rFonts w:eastAsia="MS Mincho" w:cs="Arial"/>
      <w:color w:val="FF0000"/>
      <w:sz w:val="16"/>
      <w:szCs w:val="16"/>
      <w:lang w:val="en-US" w:eastAsia="ja-JP"/>
    </w:rPr>
  </w:style>
  <w:style w:type="paragraph" w:customStyle="1" w:styleId="xl52">
    <w:name w:val="xl52"/>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jc w:val="left"/>
    </w:pPr>
    <w:rPr>
      <w:rFonts w:eastAsia="MS Mincho" w:cs="Arial"/>
      <w:color w:val="FF0000"/>
      <w:sz w:val="16"/>
      <w:szCs w:val="16"/>
      <w:lang w:val="en-US" w:eastAsia="ja-JP"/>
    </w:rPr>
  </w:style>
  <w:style w:type="paragraph" w:customStyle="1" w:styleId="xl53">
    <w:name w:val="xl5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333333"/>
      <w:spacing w:before="100" w:beforeAutospacing="1" w:after="100" w:afterAutospacing="1"/>
      <w:jc w:val="left"/>
    </w:pPr>
    <w:rPr>
      <w:rFonts w:eastAsia="MS Mincho" w:cs="Arial"/>
      <w:color w:val="FF0000"/>
      <w:sz w:val="16"/>
      <w:szCs w:val="16"/>
      <w:lang w:val="en-US" w:eastAsia="ja-JP"/>
    </w:rPr>
  </w:style>
  <w:style w:type="paragraph" w:customStyle="1" w:styleId="xl54">
    <w:name w:val="xl54"/>
    <w:basedOn w:val="Normal"/>
    <w:uiPriority w:val="99"/>
    <w:rsid w:val="00E71BF8"/>
    <w:pPr>
      <w:keepLines w:val="0"/>
      <w:pBdr>
        <w:left w:val="single" w:sz="4" w:space="0" w:color="auto"/>
        <w:right w:val="single" w:sz="4" w:space="0" w:color="auto"/>
      </w:pBdr>
      <w:shd w:val="clear" w:color="auto" w:fill="FFFFFF"/>
      <w:spacing w:before="100" w:beforeAutospacing="1" w:after="100" w:afterAutospacing="1"/>
      <w:jc w:val="left"/>
    </w:pPr>
    <w:rPr>
      <w:rFonts w:eastAsia="MS Mincho" w:cs="Arial"/>
      <w:color w:val="FF0000"/>
      <w:sz w:val="16"/>
      <w:szCs w:val="16"/>
      <w:lang w:val="en-US" w:eastAsia="ja-JP"/>
    </w:rPr>
  </w:style>
  <w:style w:type="paragraph" w:customStyle="1" w:styleId="xl55">
    <w:name w:val="xl55"/>
    <w:basedOn w:val="Normal"/>
    <w:uiPriority w:val="99"/>
    <w:rsid w:val="00E71BF8"/>
    <w:pPr>
      <w:keepLines w:val="0"/>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MS Mincho" w:cs="Arial"/>
      <w:color w:val="0000FF"/>
      <w:sz w:val="16"/>
      <w:szCs w:val="16"/>
      <w:lang w:val="en-US" w:eastAsia="ja-JP"/>
    </w:rPr>
  </w:style>
  <w:style w:type="paragraph" w:customStyle="1" w:styleId="xl56">
    <w:name w:val="xl56"/>
    <w:basedOn w:val="Normal"/>
    <w:uiPriority w:val="99"/>
    <w:rsid w:val="00E71BF8"/>
    <w:pPr>
      <w:keepLines w:val="0"/>
      <w:pBdr>
        <w:top w:val="single" w:sz="4" w:space="0" w:color="auto"/>
        <w:left w:val="single" w:sz="4" w:space="0" w:color="auto"/>
        <w:bottom w:val="single" w:sz="4" w:space="0" w:color="auto"/>
        <w:right w:val="single" w:sz="12" w:space="0" w:color="auto"/>
      </w:pBdr>
      <w:spacing w:before="100" w:beforeAutospacing="1" w:after="100" w:afterAutospacing="1"/>
      <w:jc w:val="right"/>
    </w:pPr>
    <w:rPr>
      <w:rFonts w:eastAsia="MS Mincho" w:cs="Arial"/>
      <w:color w:val="0000FF"/>
      <w:sz w:val="16"/>
      <w:szCs w:val="16"/>
      <w:lang w:val="en-US" w:eastAsia="ja-JP"/>
    </w:rPr>
  </w:style>
  <w:style w:type="paragraph" w:customStyle="1" w:styleId="xl57">
    <w:name w:val="xl57"/>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pPr>
    <w:rPr>
      <w:rFonts w:eastAsia="MS Mincho" w:cs="Arial"/>
      <w:color w:val="0000FF"/>
      <w:sz w:val="16"/>
      <w:szCs w:val="16"/>
      <w:lang w:val="en-US" w:eastAsia="ja-JP"/>
    </w:rPr>
  </w:style>
  <w:style w:type="paragraph" w:customStyle="1" w:styleId="xl58">
    <w:name w:val="xl58"/>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FF"/>
      <w:spacing w:before="100" w:beforeAutospacing="1" w:after="100" w:afterAutospacing="1"/>
      <w:jc w:val="right"/>
    </w:pPr>
    <w:rPr>
      <w:rFonts w:eastAsia="MS Mincho" w:cs="Arial"/>
      <w:color w:val="0000FF"/>
      <w:sz w:val="16"/>
      <w:szCs w:val="16"/>
      <w:lang w:val="en-US" w:eastAsia="ja-JP"/>
    </w:rPr>
  </w:style>
  <w:style w:type="paragraph" w:customStyle="1" w:styleId="xl59">
    <w:name w:val="xl59"/>
    <w:basedOn w:val="Normal"/>
    <w:uiPriority w:val="99"/>
    <w:rsid w:val="00E71BF8"/>
    <w:pPr>
      <w:keepLines w:val="0"/>
      <w:pBdr>
        <w:left w:val="single" w:sz="4" w:space="0" w:color="auto"/>
        <w:right w:val="single" w:sz="4" w:space="0" w:color="auto"/>
      </w:pBdr>
      <w:shd w:val="clear" w:color="auto" w:fill="FFFFFF"/>
      <w:spacing w:before="100" w:beforeAutospacing="1" w:after="100" w:afterAutospacing="1"/>
      <w:jc w:val="left"/>
    </w:pPr>
    <w:rPr>
      <w:rFonts w:eastAsia="MS Mincho" w:cs="Arial"/>
      <w:color w:val="0000FF"/>
      <w:sz w:val="16"/>
      <w:szCs w:val="16"/>
      <w:lang w:val="en-US" w:eastAsia="ja-JP"/>
    </w:rPr>
  </w:style>
  <w:style w:type="paragraph" w:customStyle="1" w:styleId="xl60">
    <w:name w:val="xl60"/>
    <w:basedOn w:val="Normal"/>
    <w:uiPriority w:val="99"/>
    <w:rsid w:val="00E71BF8"/>
    <w:pPr>
      <w:keepLines w:val="0"/>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MS Mincho" w:cs="Arial"/>
      <w:color w:val="008000"/>
      <w:sz w:val="16"/>
      <w:szCs w:val="16"/>
      <w:lang w:val="en-US" w:eastAsia="ja-JP"/>
    </w:rPr>
  </w:style>
  <w:style w:type="paragraph" w:customStyle="1" w:styleId="xl61">
    <w:name w:val="xl61"/>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pPr>
    <w:rPr>
      <w:rFonts w:eastAsia="MS Mincho" w:cs="Arial"/>
      <w:color w:val="008000"/>
      <w:sz w:val="16"/>
      <w:szCs w:val="16"/>
      <w:lang w:val="en-US" w:eastAsia="ja-JP"/>
    </w:rPr>
  </w:style>
  <w:style w:type="paragraph" w:customStyle="1" w:styleId="xl62">
    <w:name w:val="xl62"/>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FF"/>
      <w:spacing w:before="100" w:beforeAutospacing="1" w:after="100" w:afterAutospacing="1"/>
      <w:jc w:val="right"/>
    </w:pPr>
    <w:rPr>
      <w:rFonts w:eastAsia="MS Mincho" w:cs="Arial"/>
      <w:color w:val="008000"/>
      <w:sz w:val="16"/>
      <w:szCs w:val="16"/>
      <w:lang w:val="en-US" w:eastAsia="ja-JP"/>
    </w:rPr>
  </w:style>
  <w:style w:type="paragraph" w:customStyle="1" w:styleId="xl63">
    <w:name w:val="xl6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jc w:val="left"/>
    </w:pPr>
    <w:rPr>
      <w:rFonts w:eastAsia="MS Mincho" w:cs="Arial"/>
      <w:color w:val="008000"/>
      <w:sz w:val="16"/>
      <w:szCs w:val="16"/>
      <w:lang w:val="en-US" w:eastAsia="ja-JP"/>
    </w:rPr>
  </w:style>
  <w:style w:type="paragraph" w:customStyle="1" w:styleId="xl64">
    <w:name w:val="xl64"/>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333333"/>
      <w:spacing w:before="100" w:beforeAutospacing="1" w:after="100" w:afterAutospacing="1"/>
      <w:jc w:val="left"/>
    </w:pPr>
    <w:rPr>
      <w:rFonts w:eastAsia="MS Mincho" w:cs="Arial"/>
      <w:color w:val="008000"/>
      <w:sz w:val="16"/>
      <w:szCs w:val="16"/>
      <w:lang w:val="en-US" w:eastAsia="ja-JP"/>
    </w:rPr>
  </w:style>
  <w:style w:type="paragraph" w:customStyle="1" w:styleId="xl65">
    <w:name w:val="xl65"/>
    <w:basedOn w:val="Normal"/>
    <w:uiPriority w:val="99"/>
    <w:rsid w:val="00E71BF8"/>
    <w:pPr>
      <w:keepLines w:val="0"/>
      <w:pBdr>
        <w:left w:val="single" w:sz="4" w:space="0" w:color="auto"/>
        <w:right w:val="single" w:sz="4" w:space="0" w:color="auto"/>
      </w:pBdr>
      <w:shd w:val="clear" w:color="auto" w:fill="FFFFFF"/>
      <w:spacing w:before="100" w:beforeAutospacing="1" w:after="100" w:afterAutospacing="1"/>
      <w:jc w:val="left"/>
    </w:pPr>
    <w:rPr>
      <w:rFonts w:eastAsia="MS Mincho" w:cs="Arial"/>
      <w:color w:val="008000"/>
      <w:sz w:val="16"/>
      <w:szCs w:val="16"/>
      <w:lang w:val="en-US" w:eastAsia="ja-JP"/>
    </w:rPr>
  </w:style>
  <w:style w:type="paragraph" w:customStyle="1" w:styleId="xl66">
    <w:name w:val="xl66"/>
    <w:basedOn w:val="Normal"/>
    <w:uiPriority w:val="99"/>
    <w:rsid w:val="00E71BF8"/>
    <w:pPr>
      <w:keepLines w:val="0"/>
      <w:pBdr>
        <w:top w:val="single" w:sz="4" w:space="0" w:color="auto"/>
        <w:left w:val="single" w:sz="4" w:space="0" w:color="auto"/>
        <w:bottom w:val="single" w:sz="4" w:space="0" w:color="auto"/>
        <w:right w:val="single" w:sz="12" w:space="0" w:color="auto"/>
      </w:pBdr>
      <w:spacing w:before="100" w:beforeAutospacing="1" w:after="100" w:afterAutospacing="1"/>
      <w:jc w:val="right"/>
    </w:pPr>
    <w:rPr>
      <w:rFonts w:eastAsia="MS Mincho" w:cs="Arial"/>
      <w:sz w:val="16"/>
      <w:szCs w:val="16"/>
      <w:lang w:val="en-US" w:eastAsia="ja-JP"/>
    </w:rPr>
  </w:style>
  <w:style w:type="paragraph" w:customStyle="1" w:styleId="xl67">
    <w:name w:val="xl67"/>
    <w:basedOn w:val="Normal"/>
    <w:uiPriority w:val="99"/>
    <w:rsid w:val="00E71BF8"/>
    <w:pPr>
      <w:keepLines w:val="0"/>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MS Mincho" w:hAnsi="Times New Roman"/>
      <w:sz w:val="24"/>
      <w:szCs w:val="24"/>
      <w:lang w:val="en-US" w:eastAsia="ja-JP"/>
    </w:rPr>
  </w:style>
  <w:style w:type="paragraph" w:customStyle="1" w:styleId="xl68">
    <w:name w:val="xl68"/>
    <w:basedOn w:val="Normal"/>
    <w:uiPriority w:val="99"/>
    <w:rsid w:val="00E71BF8"/>
    <w:pPr>
      <w:keepLines w:val="0"/>
      <w:pBdr>
        <w:top w:val="single" w:sz="4" w:space="0" w:color="auto"/>
        <w:left w:val="single" w:sz="4" w:space="0" w:color="auto"/>
        <w:bottom w:val="single" w:sz="4" w:space="0" w:color="auto"/>
        <w:right w:val="single" w:sz="12" w:space="0" w:color="auto"/>
      </w:pBdr>
      <w:spacing w:before="100" w:beforeAutospacing="1" w:after="100" w:afterAutospacing="1"/>
      <w:jc w:val="left"/>
    </w:pPr>
    <w:rPr>
      <w:rFonts w:ascii="Times New Roman" w:eastAsia="MS Mincho" w:hAnsi="Times New Roman"/>
      <w:sz w:val="24"/>
      <w:szCs w:val="24"/>
      <w:lang w:val="en-US" w:eastAsia="ja-JP"/>
    </w:rPr>
  </w:style>
  <w:style w:type="paragraph" w:customStyle="1" w:styleId="xl69">
    <w:name w:val="xl69"/>
    <w:basedOn w:val="Normal"/>
    <w:uiPriority w:val="99"/>
    <w:rsid w:val="00E71BF8"/>
    <w:pPr>
      <w:keepLines w:val="0"/>
      <w:pBdr>
        <w:top w:val="single" w:sz="4" w:space="0" w:color="auto"/>
        <w:left w:val="single" w:sz="12" w:space="0" w:color="auto"/>
        <w:right w:val="single" w:sz="4" w:space="0" w:color="auto"/>
      </w:pBdr>
      <w:spacing w:before="100" w:beforeAutospacing="1" w:after="100" w:afterAutospacing="1"/>
      <w:jc w:val="left"/>
    </w:pPr>
    <w:rPr>
      <w:rFonts w:eastAsia="MS Mincho" w:cs="Arial"/>
      <w:sz w:val="16"/>
      <w:szCs w:val="16"/>
      <w:lang w:val="en-US" w:eastAsia="ja-JP"/>
    </w:rPr>
  </w:style>
  <w:style w:type="paragraph" w:customStyle="1" w:styleId="xl70">
    <w:name w:val="xl70"/>
    <w:basedOn w:val="Normal"/>
    <w:uiPriority w:val="99"/>
    <w:rsid w:val="00E71BF8"/>
    <w:pPr>
      <w:keepLines w:val="0"/>
      <w:pBdr>
        <w:top w:val="single" w:sz="4" w:space="0" w:color="auto"/>
        <w:left w:val="single" w:sz="4" w:space="0" w:color="auto"/>
        <w:right w:val="single" w:sz="4" w:space="0" w:color="auto"/>
      </w:pBdr>
      <w:spacing w:before="100" w:beforeAutospacing="1" w:after="100" w:afterAutospacing="1"/>
      <w:jc w:val="left"/>
    </w:pPr>
    <w:rPr>
      <w:rFonts w:eastAsia="MS Mincho" w:cs="Arial"/>
      <w:sz w:val="16"/>
      <w:szCs w:val="16"/>
      <w:lang w:val="en-US" w:eastAsia="ja-JP"/>
    </w:rPr>
  </w:style>
  <w:style w:type="paragraph" w:customStyle="1" w:styleId="xl71">
    <w:name w:val="xl71"/>
    <w:basedOn w:val="Normal"/>
    <w:uiPriority w:val="99"/>
    <w:rsid w:val="00E71BF8"/>
    <w:pPr>
      <w:keepLines w:val="0"/>
      <w:pBdr>
        <w:top w:val="single" w:sz="4" w:space="0" w:color="auto"/>
        <w:left w:val="single" w:sz="4" w:space="0" w:color="auto"/>
        <w:right w:val="single" w:sz="12" w:space="0" w:color="auto"/>
      </w:pBdr>
      <w:spacing w:before="100" w:beforeAutospacing="1" w:after="100" w:afterAutospacing="1"/>
      <w:jc w:val="left"/>
    </w:pPr>
    <w:rPr>
      <w:rFonts w:eastAsia="MS Mincho" w:cs="Arial"/>
      <w:sz w:val="16"/>
      <w:szCs w:val="16"/>
      <w:lang w:val="en-US" w:eastAsia="ja-JP"/>
    </w:rPr>
  </w:style>
  <w:style w:type="paragraph" w:customStyle="1" w:styleId="xl72">
    <w:name w:val="xl72"/>
    <w:basedOn w:val="Normal"/>
    <w:uiPriority w:val="99"/>
    <w:rsid w:val="00E71BF8"/>
    <w:pPr>
      <w:keepLines w:val="0"/>
      <w:pBdr>
        <w:top w:val="double" w:sz="6" w:space="0" w:color="auto"/>
        <w:left w:val="single" w:sz="12" w:space="0" w:color="auto"/>
        <w:bottom w:val="single" w:sz="12" w:space="0" w:color="auto"/>
        <w:right w:val="single" w:sz="4" w:space="0" w:color="auto"/>
      </w:pBdr>
      <w:spacing w:before="100" w:beforeAutospacing="1" w:after="100" w:afterAutospacing="1"/>
      <w:jc w:val="left"/>
    </w:pPr>
    <w:rPr>
      <w:rFonts w:eastAsia="MS Mincho" w:cs="Arial"/>
      <w:sz w:val="16"/>
      <w:szCs w:val="16"/>
      <w:lang w:val="en-US" w:eastAsia="ja-JP"/>
    </w:rPr>
  </w:style>
  <w:style w:type="paragraph" w:customStyle="1" w:styleId="xl73">
    <w:name w:val="xl73"/>
    <w:basedOn w:val="Normal"/>
    <w:uiPriority w:val="99"/>
    <w:rsid w:val="00E71BF8"/>
    <w:pPr>
      <w:keepLines w:val="0"/>
      <w:pBdr>
        <w:top w:val="double" w:sz="6" w:space="0" w:color="auto"/>
        <w:left w:val="single" w:sz="4" w:space="0" w:color="auto"/>
        <w:bottom w:val="single" w:sz="12" w:space="0" w:color="auto"/>
        <w:right w:val="single" w:sz="4" w:space="0" w:color="auto"/>
      </w:pBdr>
      <w:spacing w:before="100" w:beforeAutospacing="1" w:after="100" w:afterAutospacing="1"/>
      <w:jc w:val="left"/>
    </w:pPr>
    <w:rPr>
      <w:rFonts w:eastAsia="MS Mincho" w:cs="Arial"/>
      <w:sz w:val="16"/>
      <w:szCs w:val="16"/>
      <w:lang w:val="en-US" w:eastAsia="ja-JP"/>
    </w:rPr>
  </w:style>
  <w:style w:type="paragraph" w:customStyle="1" w:styleId="xl74">
    <w:name w:val="xl74"/>
    <w:basedOn w:val="Normal"/>
    <w:uiPriority w:val="99"/>
    <w:rsid w:val="00E71BF8"/>
    <w:pPr>
      <w:keepLines w:val="0"/>
      <w:pBdr>
        <w:top w:val="double" w:sz="6" w:space="0" w:color="auto"/>
        <w:left w:val="single" w:sz="4" w:space="0" w:color="auto"/>
        <w:bottom w:val="single" w:sz="12" w:space="0" w:color="auto"/>
        <w:right w:val="single" w:sz="4" w:space="0" w:color="auto"/>
      </w:pBdr>
      <w:spacing w:before="100" w:beforeAutospacing="1" w:after="100" w:afterAutospacing="1"/>
      <w:jc w:val="left"/>
    </w:pPr>
    <w:rPr>
      <w:rFonts w:eastAsia="MS Mincho" w:cs="Arial"/>
      <w:b/>
      <w:bCs/>
      <w:i/>
      <w:iCs/>
      <w:sz w:val="16"/>
      <w:szCs w:val="16"/>
      <w:lang w:val="en-US" w:eastAsia="ja-JP"/>
    </w:rPr>
  </w:style>
  <w:style w:type="paragraph" w:customStyle="1" w:styleId="xl75">
    <w:name w:val="xl75"/>
    <w:basedOn w:val="Normal"/>
    <w:uiPriority w:val="99"/>
    <w:rsid w:val="00E71BF8"/>
    <w:pPr>
      <w:keepLines w:val="0"/>
      <w:pBdr>
        <w:top w:val="double" w:sz="6" w:space="0" w:color="auto"/>
        <w:left w:val="single" w:sz="4" w:space="0" w:color="auto"/>
        <w:bottom w:val="single" w:sz="12" w:space="0" w:color="auto"/>
        <w:right w:val="single" w:sz="12" w:space="0" w:color="auto"/>
      </w:pBdr>
      <w:spacing w:before="100" w:beforeAutospacing="1" w:after="100" w:afterAutospacing="1"/>
      <w:jc w:val="left"/>
    </w:pPr>
    <w:rPr>
      <w:rFonts w:eastAsia="MS Mincho" w:cs="Arial"/>
      <w:sz w:val="16"/>
      <w:szCs w:val="16"/>
      <w:lang w:val="en-US" w:eastAsia="ja-JP"/>
    </w:rPr>
  </w:style>
  <w:style w:type="paragraph" w:customStyle="1" w:styleId="xl76">
    <w:name w:val="xl76"/>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jc w:val="left"/>
    </w:pPr>
    <w:rPr>
      <w:rFonts w:eastAsia="MS Mincho" w:cs="Arial"/>
      <w:sz w:val="16"/>
      <w:szCs w:val="16"/>
      <w:lang w:val="en-US" w:eastAsia="ja-JP"/>
    </w:rPr>
  </w:style>
  <w:style w:type="paragraph" w:customStyle="1" w:styleId="xl77">
    <w:name w:val="xl77"/>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00CCFF"/>
      <w:spacing w:before="100" w:beforeAutospacing="1" w:after="100" w:afterAutospacing="1"/>
      <w:jc w:val="right"/>
    </w:pPr>
    <w:rPr>
      <w:rFonts w:eastAsia="MS Mincho" w:cs="Arial"/>
      <w:sz w:val="16"/>
      <w:szCs w:val="16"/>
      <w:lang w:val="en-US" w:eastAsia="ja-JP"/>
    </w:rPr>
  </w:style>
  <w:style w:type="paragraph" w:customStyle="1" w:styleId="xl78">
    <w:name w:val="xl78"/>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eastAsia="MS Mincho" w:cs="Arial"/>
      <w:sz w:val="16"/>
      <w:szCs w:val="16"/>
      <w:lang w:val="en-US" w:eastAsia="ja-JP"/>
    </w:rPr>
  </w:style>
  <w:style w:type="paragraph" w:customStyle="1" w:styleId="xl79">
    <w:name w:val="xl79"/>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00"/>
      <w:spacing w:before="100" w:beforeAutospacing="1" w:after="100" w:afterAutospacing="1"/>
      <w:jc w:val="right"/>
    </w:pPr>
    <w:rPr>
      <w:rFonts w:eastAsia="MS Mincho" w:cs="Arial"/>
      <w:sz w:val="16"/>
      <w:szCs w:val="16"/>
      <w:lang w:val="en-US" w:eastAsia="ja-JP"/>
    </w:rPr>
  </w:style>
  <w:style w:type="paragraph" w:customStyle="1" w:styleId="xl80">
    <w:name w:val="xl80"/>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left"/>
    </w:pPr>
    <w:rPr>
      <w:rFonts w:eastAsia="MS Mincho" w:cs="Arial"/>
      <w:color w:val="FF0000"/>
      <w:sz w:val="16"/>
      <w:szCs w:val="16"/>
      <w:lang w:val="en-US" w:eastAsia="ja-JP"/>
    </w:rPr>
  </w:style>
  <w:style w:type="paragraph" w:customStyle="1" w:styleId="xl81">
    <w:name w:val="xl81"/>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C0C0C0"/>
      <w:spacing w:before="100" w:beforeAutospacing="1" w:after="100" w:afterAutospacing="1"/>
      <w:jc w:val="right"/>
    </w:pPr>
    <w:rPr>
      <w:rFonts w:eastAsia="MS Mincho" w:cs="Arial"/>
      <w:color w:val="FF0000"/>
      <w:sz w:val="16"/>
      <w:szCs w:val="16"/>
      <w:lang w:val="en-US" w:eastAsia="ja-JP"/>
    </w:rPr>
  </w:style>
  <w:style w:type="paragraph" w:customStyle="1" w:styleId="xl82">
    <w:name w:val="xl82"/>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left"/>
    </w:pPr>
    <w:rPr>
      <w:rFonts w:eastAsia="MS Mincho" w:cs="Arial"/>
      <w:color w:val="0000FF"/>
      <w:sz w:val="16"/>
      <w:szCs w:val="16"/>
      <w:lang w:val="en-US" w:eastAsia="ja-JP"/>
    </w:rPr>
  </w:style>
  <w:style w:type="paragraph" w:customStyle="1" w:styleId="xl83">
    <w:name w:val="xl8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eastAsia="MS Mincho" w:cs="Arial"/>
      <w:color w:val="FF0000"/>
      <w:sz w:val="16"/>
      <w:szCs w:val="16"/>
      <w:lang w:val="en-US" w:eastAsia="ja-JP"/>
    </w:rPr>
  </w:style>
  <w:style w:type="paragraph" w:customStyle="1" w:styleId="xl84">
    <w:name w:val="xl84"/>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00"/>
      <w:spacing w:before="100" w:beforeAutospacing="1" w:after="100" w:afterAutospacing="1"/>
      <w:jc w:val="right"/>
    </w:pPr>
    <w:rPr>
      <w:rFonts w:eastAsia="MS Mincho" w:cs="Arial"/>
      <w:color w:val="FF0000"/>
      <w:sz w:val="16"/>
      <w:szCs w:val="16"/>
      <w:lang w:val="en-US" w:eastAsia="ja-JP"/>
    </w:rPr>
  </w:style>
  <w:style w:type="paragraph" w:customStyle="1" w:styleId="xl85">
    <w:name w:val="xl85"/>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eastAsia="MS Mincho" w:cs="Arial"/>
      <w:color w:val="0000FF"/>
      <w:sz w:val="16"/>
      <w:szCs w:val="16"/>
      <w:lang w:val="en-US" w:eastAsia="ja-JP"/>
    </w:rPr>
  </w:style>
  <w:style w:type="paragraph" w:customStyle="1" w:styleId="xl86">
    <w:name w:val="xl86"/>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00"/>
      <w:spacing w:before="100" w:beforeAutospacing="1" w:after="100" w:afterAutospacing="1"/>
      <w:jc w:val="right"/>
    </w:pPr>
    <w:rPr>
      <w:rFonts w:eastAsia="MS Mincho" w:cs="Arial"/>
      <w:color w:val="0000FF"/>
      <w:sz w:val="16"/>
      <w:szCs w:val="16"/>
      <w:lang w:val="en-US" w:eastAsia="ja-JP"/>
    </w:rPr>
  </w:style>
  <w:style w:type="paragraph" w:customStyle="1" w:styleId="xl87">
    <w:name w:val="xl87"/>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eastAsia="MS Mincho" w:cs="Arial"/>
      <w:color w:val="008000"/>
      <w:sz w:val="16"/>
      <w:szCs w:val="16"/>
      <w:lang w:val="en-US" w:eastAsia="ja-JP"/>
    </w:rPr>
  </w:style>
  <w:style w:type="paragraph" w:customStyle="1" w:styleId="xl88">
    <w:name w:val="xl88"/>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00"/>
      <w:spacing w:before="100" w:beforeAutospacing="1" w:after="100" w:afterAutospacing="1"/>
      <w:jc w:val="right"/>
    </w:pPr>
    <w:rPr>
      <w:rFonts w:eastAsia="MS Mincho" w:cs="Arial"/>
      <w:color w:val="008000"/>
      <w:sz w:val="16"/>
      <w:szCs w:val="16"/>
      <w:lang w:val="en-US" w:eastAsia="ja-JP"/>
    </w:rPr>
  </w:style>
  <w:style w:type="paragraph" w:customStyle="1" w:styleId="xl89">
    <w:name w:val="xl89"/>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969696"/>
      <w:spacing w:before="100" w:beforeAutospacing="1" w:after="100" w:afterAutospacing="1"/>
      <w:jc w:val="left"/>
    </w:pPr>
    <w:rPr>
      <w:rFonts w:ascii="Times New Roman" w:eastAsia="MS Mincho" w:hAnsi="Times New Roman"/>
      <w:sz w:val="24"/>
      <w:szCs w:val="24"/>
      <w:lang w:val="en-US" w:eastAsia="ja-JP"/>
    </w:rPr>
  </w:style>
  <w:style w:type="paragraph" w:customStyle="1" w:styleId="xl90">
    <w:name w:val="xl90"/>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jc w:val="left"/>
    </w:pPr>
    <w:rPr>
      <w:rFonts w:eastAsia="MS Mincho" w:cs="Arial"/>
      <w:sz w:val="16"/>
      <w:szCs w:val="16"/>
      <w:lang w:val="en-US" w:eastAsia="ja-JP"/>
    </w:rPr>
  </w:style>
  <w:style w:type="paragraph" w:customStyle="1" w:styleId="xl91">
    <w:name w:val="xl91"/>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CC00"/>
      <w:spacing w:before="100" w:beforeAutospacing="1" w:after="100" w:afterAutospacing="1"/>
      <w:jc w:val="right"/>
    </w:pPr>
    <w:rPr>
      <w:rFonts w:eastAsia="MS Mincho" w:cs="Arial"/>
      <w:sz w:val="16"/>
      <w:szCs w:val="16"/>
      <w:lang w:val="en-US" w:eastAsia="ja-JP"/>
    </w:rPr>
  </w:style>
  <w:style w:type="paragraph" w:customStyle="1" w:styleId="xl92">
    <w:name w:val="xl92"/>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CC00"/>
      <w:spacing w:before="100" w:beforeAutospacing="1" w:after="100" w:afterAutospacing="1"/>
      <w:jc w:val="right"/>
    </w:pPr>
    <w:rPr>
      <w:rFonts w:eastAsia="MS Mincho" w:cs="Arial"/>
      <w:sz w:val="16"/>
      <w:szCs w:val="16"/>
      <w:lang w:val="en-US" w:eastAsia="ja-JP"/>
    </w:rPr>
  </w:style>
  <w:style w:type="paragraph" w:customStyle="1" w:styleId="xl93">
    <w:name w:val="xl9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99CC00"/>
      <w:spacing w:before="100" w:beforeAutospacing="1" w:after="100" w:afterAutospacing="1"/>
      <w:jc w:val="left"/>
    </w:pPr>
    <w:rPr>
      <w:rFonts w:eastAsia="MS Mincho" w:cs="Arial"/>
      <w:sz w:val="16"/>
      <w:szCs w:val="16"/>
      <w:lang w:val="en-US" w:eastAsia="ja-JP"/>
    </w:rPr>
  </w:style>
  <w:style w:type="paragraph" w:customStyle="1" w:styleId="xl94">
    <w:name w:val="xl94"/>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99CC00"/>
      <w:spacing w:before="100" w:beforeAutospacing="1" w:after="100" w:afterAutospacing="1"/>
      <w:jc w:val="right"/>
    </w:pPr>
    <w:rPr>
      <w:rFonts w:eastAsia="MS Mincho" w:cs="Arial"/>
      <w:sz w:val="16"/>
      <w:szCs w:val="16"/>
      <w:lang w:val="en-US" w:eastAsia="ja-JP"/>
    </w:rPr>
  </w:style>
  <w:style w:type="paragraph" w:customStyle="1" w:styleId="PL">
    <w:name w:val="PL"/>
    <w:uiPriority w:val="99"/>
    <w:rsid w:val="00E71BF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szCs w:val="20"/>
      <w:lang w:eastAsia="en-US"/>
    </w:rPr>
  </w:style>
  <w:style w:type="paragraph" w:customStyle="1" w:styleId="Maintext">
    <w:name w:val="Maintext"/>
    <w:basedOn w:val="Normal"/>
    <w:link w:val="MaintextChar"/>
    <w:uiPriority w:val="99"/>
    <w:rsid w:val="00E71BF8"/>
    <w:pPr>
      <w:keepLines w:val="0"/>
      <w:jc w:val="left"/>
    </w:pPr>
    <w:rPr>
      <w:rFonts w:ascii="Times New Roman" w:hAnsi="Times New Roman"/>
    </w:rPr>
  </w:style>
  <w:style w:type="paragraph" w:customStyle="1" w:styleId="maintext0">
    <w:name w:val="maintext"/>
    <w:basedOn w:val="Normal"/>
    <w:link w:val="maintextChar0"/>
    <w:uiPriority w:val="99"/>
    <w:rsid w:val="00E71BF8"/>
    <w:pPr>
      <w:jc w:val="left"/>
    </w:pPr>
    <w:rPr>
      <w:rFonts w:ascii="Times New Roman" w:hAnsi="Times New Roman"/>
    </w:rPr>
  </w:style>
  <w:style w:type="table" w:styleId="TableGrid">
    <w:name w:val="Table Grid"/>
    <w:basedOn w:val="TableNormal"/>
    <w:uiPriority w:val="99"/>
    <w:rsid w:val="00E71BF8"/>
    <w:pPr>
      <w:keepLines/>
      <w:spacing w:after="240"/>
    </w:pPr>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intextChar0">
    <w:name w:val="maintext Char"/>
    <w:basedOn w:val="DefaultParagraphFont"/>
    <w:link w:val="maintext0"/>
    <w:uiPriority w:val="99"/>
    <w:locked/>
    <w:rsid w:val="00E71BF8"/>
    <w:rPr>
      <w:rFonts w:ascii="Times New Roman" w:hAnsi="Times New Roman" w:cs="Times New Roman"/>
      <w:sz w:val="20"/>
      <w:szCs w:val="20"/>
      <w:lang w:val="en-GB"/>
    </w:rPr>
  </w:style>
  <w:style w:type="character" w:styleId="CommentReference">
    <w:name w:val="annotation reference"/>
    <w:basedOn w:val="DefaultParagraphFont"/>
    <w:uiPriority w:val="99"/>
    <w:semiHidden/>
    <w:rsid w:val="00E71BF8"/>
    <w:rPr>
      <w:rFonts w:cs="Times New Roman"/>
      <w:sz w:val="16"/>
      <w:szCs w:val="16"/>
    </w:rPr>
  </w:style>
  <w:style w:type="paragraph" w:styleId="CommentText">
    <w:name w:val="annotation text"/>
    <w:basedOn w:val="Normal"/>
    <w:link w:val="CommentTextChar"/>
    <w:uiPriority w:val="99"/>
    <w:semiHidden/>
    <w:rsid w:val="00E71BF8"/>
    <w:pPr>
      <w:jc w:val="left"/>
    </w:pPr>
    <w:rPr>
      <w:sz w:val="20"/>
    </w:rPr>
  </w:style>
  <w:style w:type="character" w:customStyle="1" w:styleId="CommentTextChar">
    <w:name w:val="Comment Text Char"/>
    <w:basedOn w:val="DefaultParagraphFont"/>
    <w:link w:val="CommentText"/>
    <w:uiPriority w:val="99"/>
    <w:semiHidden/>
    <w:locked/>
    <w:rsid w:val="00E71BF8"/>
    <w:rPr>
      <w:rFonts w:ascii="Arial" w:hAnsi="Arial" w:cs="Times New Roman"/>
      <w:sz w:val="20"/>
      <w:szCs w:val="20"/>
      <w:lang w:val="en-GB"/>
    </w:rPr>
  </w:style>
  <w:style w:type="paragraph" w:styleId="BalloonText">
    <w:name w:val="Balloon Text"/>
    <w:basedOn w:val="Normal"/>
    <w:link w:val="BalloonTextChar"/>
    <w:uiPriority w:val="99"/>
    <w:semiHidden/>
    <w:rsid w:val="00E71BF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71BF8"/>
    <w:rPr>
      <w:rFonts w:ascii="Tahoma" w:hAnsi="Tahoma" w:cs="Tahoma"/>
      <w:sz w:val="16"/>
      <w:szCs w:val="16"/>
      <w:lang w:val="en-GB"/>
    </w:rPr>
  </w:style>
  <w:style w:type="paragraph" w:customStyle="1" w:styleId="RequiremenTag">
    <w:name w:val="RequiremenTag"/>
    <w:basedOn w:val="Normal"/>
    <w:uiPriority w:val="99"/>
    <w:rsid w:val="00E71BF8"/>
    <w:pPr>
      <w:spacing w:after="120"/>
    </w:pPr>
    <w:rPr>
      <w:b/>
      <w:szCs w:val="22"/>
      <w:lang w:eastAsia="zh-CN"/>
    </w:rPr>
  </w:style>
  <w:style w:type="paragraph" w:styleId="CommentSubject">
    <w:name w:val="annotation subject"/>
    <w:basedOn w:val="CommentText"/>
    <w:next w:val="CommentText"/>
    <w:link w:val="CommentSubjectChar"/>
    <w:uiPriority w:val="99"/>
    <w:semiHidden/>
    <w:rsid w:val="00E71BF8"/>
    <w:pPr>
      <w:jc w:val="both"/>
    </w:pPr>
    <w:rPr>
      <w:b/>
      <w:bCs/>
    </w:rPr>
  </w:style>
  <w:style w:type="character" w:customStyle="1" w:styleId="CommentSubjectChar">
    <w:name w:val="Comment Subject Char"/>
    <w:basedOn w:val="CommentTextChar"/>
    <w:link w:val="CommentSubject"/>
    <w:uiPriority w:val="99"/>
    <w:semiHidden/>
    <w:locked/>
    <w:rsid w:val="00E71BF8"/>
    <w:rPr>
      <w:b/>
      <w:bCs/>
    </w:rPr>
  </w:style>
  <w:style w:type="character" w:customStyle="1" w:styleId="CaptionChar1">
    <w:name w:val="Caption Char1"/>
    <w:aliases w:val="cap Char1,cap Char Char,Caption Char Char,Caption Char1 Char Char,cap Char Char1 Char,Caption Char Char1 Char Char,cap Char2 Char"/>
    <w:basedOn w:val="DefaultParagraphFont"/>
    <w:link w:val="Caption"/>
    <w:uiPriority w:val="99"/>
    <w:locked/>
    <w:rsid w:val="00E71BF8"/>
    <w:rPr>
      <w:rFonts w:ascii="Arial" w:hAnsi="Arial" w:cs="Times New Roman"/>
      <w:b/>
      <w:sz w:val="20"/>
      <w:szCs w:val="20"/>
      <w:lang w:val="en-GB"/>
    </w:rPr>
  </w:style>
  <w:style w:type="character" w:customStyle="1" w:styleId="MaintextChar">
    <w:name w:val="Maintext Char"/>
    <w:basedOn w:val="DefaultParagraphFont"/>
    <w:link w:val="Maintext"/>
    <w:uiPriority w:val="99"/>
    <w:locked/>
    <w:rsid w:val="00E71BF8"/>
    <w:rPr>
      <w:rFonts w:ascii="Times New Roman" w:hAnsi="Times New Roman" w:cs="Times New Roman"/>
      <w:sz w:val="20"/>
      <w:szCs w:val="20"/>
      <w:lang w:val="en-GB"/>
    </w:rPr>
  </w:style>
  <w:style w:type="paragraph" w:customStyle="1" w:styleId="MaintextCharChar">
    <w:name w:val="Maintext Char Char"/>
    <w:basedOn w:val="Normal"/>
    <w:link w:val="MaintextCharCharChar"/>
    <w:uiPriority w:val="99"/>
    <w:rsid w:val="00E71BF8"/>
    <w:pPr>
      <w:keepLines w:val="0"/>
      <w:jc w:val="left"/>
    </w:pPr>
    <w:rPr>
      <w:rFonts w:ascii="Times New Roman" w:hAnsi="Times New Roman"/>
    </w:rPr>
  </w:style>
  <w:style w:type="character" w:customStyle="1" w:styleId="MaintextCharCharChar">
    <w:name w:val="Maintext Char Char Char"/>
    <w:basedOn w:val="DefaultParagraphFont"/>
    <w:link w:val="MaintextCharChar"/>
    <w:uiPriority w:val="99"/>
    <w:locked/>
    <w:rsid w:val="00E71BF8"/>
    <w:rPr>
      <w:rFonts w:ascii="Times New Roman" w:hAnsi="Times New Roman" w:cs="Times New Roman"/>
      <w:sz w:val="20"/>
      <w:szCs w:val="20"/>
      <w:lang w:val="en-GB"/>
    </w:rPr>
  </w:style>
  <w:style w:type="paragraph" w:customStyle="1" w:styleId="ReferenceList">
    <w:name w:val="Reference List"/>
    <w:basedOn w:val="Normal"/>
    <w:uiPriority w:val="99"/>
    <w:rsid w:val="00E71BF8"/>
    <w:pPr>
      <w:keepLines w:val="0"/>
      <w:tabs>
        <w:tab w:val="num" w:pos="360"/>
      </w:tabs>
      <w:ind w:left="360" w:hanging="360"/>
      <w:jc w:val="left"/>
    </w:pPr>
    <w:rPr>
      <w:spacing w:val="-5"/>
      <w:sz w:val="24"/>
      <w:lang w:val="en-US"/>
    </w:rPr>
  </w:style>
  <w:style w:type="paragraph" w:customStyle="1" w:styleId="HeadingBase">
    <w:name w:val="Heading Base"/>
    <w:basedOn w:val="Normal"/>
    <w:next w:val="BodyText"/>
    <w:link w:val="HeadingBaseChar"/>
    <w:uiPriority w:val="99"/>
    <w:rsid w:val="00E71BF8"/>
    <w:pPr>
      <w:keepNext/>
      <w:spacing w:before="140" w:after="0" w:line="220" w:lineRule="atLeast"/>
      <w:ind w:left="1080"/>
      <w:jc w:val="left"/>
    </w:pPr>
    <w:rPr>
      <w:spacing w:val="-4"/>
      <w:kern w:val="28"/>
      <w:lang w:val="en-US"/>
    </w:rPr>
  </w:style>
  <w:style w:type="character" w:customStyle="1" w:styleId="HeadingBaseChar">
    <w:name w:val="Heading Base Char"/>
    <w:basedOn w:val="DefaultParagraphFont"/>
    <w:link w:val="HeadingBase"/>
    <w:uiPriority w:val="99"/>
    <w:locked/>
    <w:rsid w:val="00E71BF8"/>
    <w:rPr>
      <w:rFonts w:ascii="Arial" w:hAnsi="Arial" w:cs="Times New Roman"/>
      <w:spacing w:val="-4"/>
      <w:kern w:val="28"/>
      <w:sz w:val="20"/>
      <w:szCs w:val="20"/>
    </w:rPr>
  </w:style>
  <w:style w:type="paragraph" w:customStyle="1" w:styleId="Copyright">
    <w:name w:val="Copyright"/>
    <w:basedOn w:val="BodyText"/>
    <w:uiPriority w:val="99"/>
    <w:rsid w:val="00E71BF8"/>
    <w:pPr>
      <w:keepLines w:val="0"/>
      <w:spacing w:before="240" w:after="60"/>
      <w:jc w:val="left"/>
    </w:pPr>
    <w:rPr>
      <w:spacing w:val="-5"/>
      <w:sz w:val="16"/>
      <w:lang w:val="en-US"/>
    </w:rPr>
  </w:style>
  <w:style w:type="paragraph" w:customStyle="1" w:styleId="Spacer">
    <w:name w:val="Spacer"/>
    <w:basedOn w:val="BodyText"/>
    <w:uiPriority w:val="99"/>
    <w:rsid w:val="00E71BF8"/>
    <w:pPr>
      <w:keepLines w:val="0"/>
      <w:spacing w:after="0"/>
      <w:jc w:val="left"/>
    </w:pPr>
    <w:rPr>
      <w:spacing w:val="-5"/>
      <w:kern w:val="28"/>
      <w:sz w:val="8"/>
      <w:lang w:val="en-US"/>
    </w:rPr>
  </w:style>
  <w:style w:type="paragraph" w:styleId="Title">
    <w:name w:val="Title"/>
    <w:basedOn w:val="Normal"/>
    <w:link w:val="TitleChar"/>
    <w:uiPriority w:val="99"/>
    <w:qFormat/>
    <w:rsid w:val="00E71BF8"/>
    <w:pPr>
      <w:keepLines w:val="0"/>
      <w:pBdr>
        <w:top w:val="single" w:sz="48" w:space="31" w:color="auto"/>
      </w:pBdr>
      <w:spacing w:before="240" w:after="60"/>
      <w:ind w:left="-360"/>
      <w:jc w:val="left"/>
      <w:outlineLvl w:val="0"/>
    </w:pPr>
    <w:rPr>
      <w:rFonts w:ascii="Arial Black" w:hAnsi="Arial Black" w:cs="Arial"/>
      <w:bCs/>
      <w:spacing w:val="-5"/>
      <w:kern w:val="28"/>
      <w:sz w:val="64"/>
      <w:szCs w:val="32"/>
      <w:lang w:val="en-US"/>
    </w:rPr>
  </w:style>
  <w:style w:type="character" w:customStyle="1" w:styleId="TitleChar">
    <w:name w:val="Title Char"/>
    <w:basedOn w:val="DefaultParagraphFont"/>
    <w:link w:val="Title"/>
    <w:uiPriority w:val="99"/>
    <w:locked/>
    <w:rsid w:val="00E71BF8"/>
    <w:rPr>
      <w:rFonts w:ascii="Arial Black" w:hAnsi="Arial Black" w:cs="Arial"/>
      <w:bCs/>
      <w:spacing w:val="-5"/>
      <w:kern w:val="28"/>
      <w:sz w:val="32"/>
      <w:szCs w:val="32"/>
    </w:rPr>
  </w:style>
  <w:style w:type="paragraph" w:customStyle="1" w:styleId="TableText-Number">
    <w:name w:val="Table Text-Number"/>
    <w:basedOn w:val="TableText"/>
    <w:uiPriority w:val="99"/>
    <w:rsid w:val="00E71BF8"/>
    <w:pPr>
      <w:tabs>
        <w:tab w:val="num" w:pos="360"/>
      </w:tabs>
    </w:pPr>
  </w:style>
  <w:style w:type="paragraph" w:customStyle="1" w:styleId="TableText">
    <w:name w:val="Table Text"/>
    <w:basedOn w:val="Normal"/>
    <w:uiPriority w:val="99"/>
    <w:rsid w:val="00E71BF8"/>
    <w:pPr>
      <w:keepLines w:val="0"/>
      <w:spacing w:before="60" w:after="60"/>
      <w:jc w:val="left"/>
    </w:pPr>
    <w:rPr>
      <w:spacing w:val="-5"/>
      <w:sz w:val="24"/>
      <w:lang w:val="en-US"/>
    </w:rPr>
  </w:style>
  <w:style w:type="paragraph" w:customStyle="1" w:styleId="FootnoteBase">
    <w:name w:val="Footnote Base"/>
    <w:basedOn w:val="Normal"/>
    <w:uiPriority w:val="99"/>
    <w:rsid w:val="00E71BF8"/>
    <w:pPr>
      <w:spacing w:after="0" w:line="200" w:lineRule="atLeast"/>
      <w:ind w:left="1080"/>
      <w:jc w:val="left"/>
    </w:pPr>
    <w:rPr>
      <w:spacing w:val="-5"/>
      <w:sz w:val="16"/>
      <w:lang w:val="en-US"/>
    </w:rPr>
  </w:style>
  <w:style w:type="character" w:styleId="Emphasis">
    <w:name w:val="Emphasis"/>
    <w:basedOn w:val="DefaultParagraphFont"/>
    <w:uiPriority w:val="99"/>
    <w:qFormat/>
    <w:rsid w:val="00E71BF8"/>
    <w:rPr>
      <w:rFonts w:ascii="Arial Black" w:hAnsi="Arial Black" w:cs="Times New Roman"/>
      <w:spacing w:val="-4"/>
      <w:sz w:val="18"/>
    </w:rPr>
  </w:style>
  <w:style w:type="paragraph" w:customStyle="1" w:styleId="HeaderBase">
    <w:name w:val="Header Base"/>
    <w:basedOn w:val="Normal"/>
    <w:uiPriority w:val="99"/>
    <w:rsid w:val="00E71BF8"/>
    <w:pPr>
      <w:tabs>
        <w:tab w:val="center" w:pos="4320"/>
        <w:tab w:val="right" w:pos="8640"/>
      </w:tabs>
      <w:spacing w:after="0" w:line="190" w:lineRule="atLeast"/>
      <w:jc w:val="left"/>
    </w:pPr>
    <w:rPr>
      <w:caps/>
      <w:spacing w:val="-5"/>
      <w:sz w:val="15"/>
      <w:lang w:val="en-US"/>
    </w:rPr>
  </w:style>
  <w:style w:type="paragraph" w:customStyle="1" w:styleId="FooterEven">
    <w:name w:val="Footer Even"/>
    <w:basedOn w:val="Footer"/>
    <w:uiPriority w:val="99"/>
    <w:rsid w:val="00E71BF8"/>
    <w:pPr>
      <w:pBdr>
        <w:top w:val="single" w:sz="6" w:space="2" w:color="auto"/>
      </w:pBdr>
      <w:tabs>
        <w:tab w:val="clear" w:pos="4153"/>
        <w:tab w:val="clear" w:pos="8306"/>
        <w:tab w:val="center" w:pos="4320"/>
        <w:tab w:val="right" w:pos="8640"/>
      </w:tabs>
      <w:spacing w:before="600" w:after="60"/>
      <w:jc w:val="left"/>
    </w:pPr>
    <w:rPr>
      <w:spacing w:val="-5"/>
      <w:sz w:val="16"/>
      <w:lang w:val="en-US"/>
    </w:rPr>
  </w:style>
  <w:style w:type="paragraph" w:customStyle="1" w:styleId="FooterFirst">
    <w:name w:val="Footer First"/>
    <w:basedOn w:val="Footer"/>
    <w:uiPriority w:val="99"/>
    <w:rsid w:val="00E71BF8"/>
    <w:pPr>
      <w:pBdr>
        <w:top w:val="single" w:sz="6" w:space="2" w:color="auto"/>
      </w:pBdr>
      <w:tabs>
        <w:tab w:val="clear" w:pos="4153"/>
        <w:tab w:val="clear" w:pos="8306"/>
        <w:tab w:val="center" w:pos="4320"/>
        <w:tab w:val="right" w:pos="8640"/>
      </w:tabs>
      <w:spacing w:before="600" w:after="60"/>
      <w:jc w:val="left"/>
    </w:pPr>
    <w:rPr>
      <w:spacing w:val="-5"/>
      <w:sz w:val="16"/>
      <w:lang w:val="en-US"/>
    </w:rPr>
  </w:style>
  <w:style w:type="paragraph" w:customStyle="1" w:styleId="FooterOdd">
    <w:name w:val="Footer Odd"/>
    <w:basedOn w:val="Footer"/>
    <w:uiPriority w:val="99"/>
    <w:rsid w:val="00E71BF8"/>
    <w:pPr>
      <w:pBdr>
        <w:top w:val="single" w:sz="6" w:space="2" w:color="auto"/>
      </w:pBdr>
      <w:tabs>
        <w:tab w:val="clear" w:pos="4153"/>
        <w:tab w:val="clear" w:pos="8306"/>
        <w:tab w:val="center" w:pos="4320"/>
        <w:tab w:val="right" w:pos="8640"/>
      </w:tabs>
      <w:spacing w:before="600" w:after="60"/>
      <w:jc w:val="left"/>
    </w:pPr>
    <w:rPr>
      <w:spacing w:val="-5"/>
      <w:sz w:val="16"/>
      <w:lang w:val="en-US"/>
    </w:rPr>
  </w:style>
  <w:style w:type="paragraph" w:customStyle="1" w:styleId="HeaderEven">
    <w:name w:val="Header Even"/>
    <w:basedOn w:val="Header"/>
    <w:uiPriority w:val="99"/>
    <w:rsid w:val="00E71BF8"/>
    <w:pPr>
      <w:pBdr>
        <w:bottom w:val="single" w:sz="6" w:space="1" w:color="auto"/>
      </w:pBdr>
      <w:tabs>
        <w:tab w:val="clear" w:pos="4153"/>
        <w:tab w:val="clear" w:pos="8306"/>
        <w:tab w:val="right" w:pos="8640"/>
        <w:tab w:val="right" w:pos="8838"/>
      </w:tabs>
      <w:spacing w:after="600"/>
      <w:jc w:val="left"/>
    </w:pPr>
    <w:rPr>
      <w:spacing w:val="-5"/>
      <w:sz w:val="20"/>
      <w:lang w:val="en-US"/>
    </w:rPr>
  </w:style>
  <w:style w:type="paragraph" w:customStyle="1" w:styleId="HeaderFirst">
    <w:name w:val="Header First"/>
    <w:basedOn w:val="Header"/>
    <w:uiPriority w:val="99"/>
    <w:rsid w:val="00E71BF8"/>
    <w:pPr>
      <w:pBdr>
        <w:top w:val="single" w:sz="6" w:space="2" w:color="auto"/>
      </w:pBdr>
      <w:tabs>
        <w:tab w:val="clear" w:pos="4153"/>
        <w:tab w:val="clear" w:pos="8306"/>
        <w:tab w:val="right" w:pos="8640"/>
        <w:tab w:val="right" w:pos="8838"/>
      </w:tabs>
      <w:jc w:val="right"/>
    </w:pPr>
    <w:rPr>
      <w:spacing w:val="-5"/>
      <w:sz w:val="20"/>
      <w:lang w:val="en-US"/>
    </w:rPr>
  </w:style>
  <w:style w:type="paragraph" w:customStyle="1" w:styleId="HeaderOdd">
    <w:name w:val="Header Odd"/>
    <w:basedOn w:val="Header"/>
    <w:uiPriority w:val="99"/>
    <w:rsid w:val="00E71BF8"/>
    <w:pPr>
      <w:pBdr>
        <w:bottom w:val="single" w:sz="6" w:space="1" w:color="auto"/>
      </w:pBdr>
      <w:tabs>
        <w:tab w:val="clear" w:pos="4153"/>
        <w:tab w:val="clear" w:pos="8306"/>
        <w:tab w:val="right" w:pos="8640"/>
        <w:tab w:val="right" w:pos="8838"/>
      </w:tabs>
      <w:spacing w:after="600"/>
      <w:jc w:val="left"/>
    </w:pPr>
    <w:rPr>
      <w:spacing w:val="-5"/>
      <w:sz w:val="20"/>
      <w:lang w:val="en-US"/>
    </w:rPr>
  </w:style>
  <w:style w:type="paragraph" w:customStyle="1" w:styleId="IndexBase">
    <w:name w:val="Index Base"/>
    <w:basedOn w:val="Normal"/>
    <w:uiPriority w:val="99"/>
    <w:rsid w:val="00E71BF8"/>
    <w:pPr>
      <w:keepLines w:val="0"/>
      <w:spacing w:after="0" w:line="240" w:lineRule="atLeast"/>
      <w:ind w:left="360" w:hanging="360"/>
      <w:jc w:val="left"/>
    </w:pPr>
    <w:rPr>
      <w:spacing w:val="-5"/>
      <w:sz w:val="18"/>
      <w:lang w:val="en-US"/>
    </w:rPr>
  </w:style>
  <w:style w:type="paragraph" w:styleId="Index1">
    <w:name w:val="index 1"/>
    <w:basedOn w:val="IndexBase"/>
    <w:autoRedefine/>
    <w:uiPriority w:val="99"/>
    <w:rsid w:val="00E71BF8"/>
  </w:style>
  <w:style w:type="paragraph" w:styleId="Index2">
    <w:name w:val="index 2"/>
    <w:basedOn w:val="IndexBase"/>
    <w:autoRedefine/>
    <w:uiPriority w:val="99"/>
    <w:rsid w:val="00E71BF8"/>
    <w:pPr>
      <w:spacing w:line="240" w:lineRule="auto"/>
      <w:ind w:left="720"/>
    </w:pPr>
  </w:style>
  <w:style w:type="paragraph" w:styleId="Index3">
    <w:name w:val="index 3"/>
    <w:basedOn w:val="IndexBase"/>
    <w:autoRedefine/>
    <w:uiPriority w:val="99"/>
    <w:rsid w:val="00E71BF8"/>
    <w:pPr>
      <w:spacing w:line="240" w:lineRule="auto"/>
      <w:ind w:left="1080"/>
    </w:pPr>
  </w:style>
  <w:style w:type="paragraph" w:styleId="Index4">
    <w:name w:val="index 4"/>
    <w:basedOn w:val="IndexBase"/>
    <w:autoRedefine/>
    <w:uiPriority w:val="99"/>
    <w:rsid w:val="00E71BF8"/>
    <w:pPr>
      <w:spacing w:line="240" w:lineRule="auto"/>
      <w:ind w:left="1440"/>
    </w:pPr>
  </w:style>
  <w:style w:type="paragraph" w:styleId="Index5">
    <w:name w:val="index 5"/>
    <w:basedOn w:val="IndexBase"/>
    <w:autoRedefine/>
    <w:uiPriority w:val="99"/>
    <w:rsid w:val="00E71BF8"/>
    <w:pPr>
      <w:spacing w:line="240" w:lineRule="auto"/>
      <w:ind w:left="1800"/>
    </w:pPr>
  </w:style>
  <w:style w:type="paragraph" w:styleId="IndexHeading">
    <w:name w:val="index heading"/>
    <w:basedOn w:val="HeadingBase"/>
    <w:next w:val="Index1"/>
    <w:uiPriority w:val="99"/>
    <w:rsid w:val="00E71BF8"/>
    <w:pPr>
      <w:keepLines w:val="0"/>
      <w:spacing w:before="0" w:line="480" w:lineRule="atLeast"/>
      <w:ind w:left="0"/>
    </w:pPr>
    <w:rPr>
      <w:rFonts w:ascii="Arial Black" w:hAnsi="Arial Black"/>
      <w:spacing w:val="-5"/>
      <w:kern w:val="0"/>
      <w:sz w:val="24"/>
    </w:rPr>
  </w:style>
  <w:style w:type="character" w:styleId="LineNumber">
    <w:name w:val="line number"/>
    <w:basedOn w:val="DefaultParagraphFont"/>
    <w:uiPriority w:val="99"/>
    <w:rsid w:val="00E71BF8"/>
    <w:rPr>
      <w:rFonts w:cs="Times New Roman"/>
      <w:sz w:val="18"/>
    </w:rPr>
  </w:style>
  <w:style w:type="paragraph" w:customStyle="1" w:styleId="BulletList-2ndLevel">
    <w:name w:val="Bullet List - 2nd Level"/>
    <w:basedOn w:val="BulletList-1stlevel"/>
    <w:uiPriority w:val="99"/>
    <w:rsid w:val="00E71BF8"/>
    <w:pPr>
      <w:numPr>
        <w:numId w:val="22"/>
      </w:numPr>
      <w:tabs>
        <w:tab w:val="num" w:pos="432"/>
      </w:tabs>
      <w:ind w:hanging="432"/>
    </w:pPr>
  </w:style>
  <w:style w:type="paragraph" w:customStyle="1" w:styleId="BulletList-1stlevel">
    <w:name w:val="Bullet List -1st level"/>
    <w:basedOn w:val="Normal"/>
    <w:uiPriority w:val="99"/>
    <w:rsid w:val="00E71BF8"/>
    <w:pPr>
      <w:keepLines w:val="0"/>
      <w:numPr>
        <w:numId w:val="19"/>
      </w:numPr>
      <w:jc w:val="left"/>
    </w:pPr>
    <w:rPr>
      <w:spacing w:val="-5"/>
      <w:sz w:val="24"/>
      <w:lang w:val="en-US"/>
    </w:rPr>
  </w:style>
  <w:style w:type="paragraph" w:customStyle="1" w:styleId="TableHeading">
    <w:name w:val="Table Heading"/>
    <w:basedOn w:val="Normal"/>
    <w:next w:val="TableText"/>
    <w:uiPriority w:val="99"/>
    <w:rsid w:val="00E71BF8"/>
    <w:pPr>
      <w:keepLines w:val="0"/>
      <w:spacing w:before="60" w:after="60"/>
      <w:jc w:val="center"/>
    </w:pPr>
    <w:rPr>
      <w:rFonts w:cs="Arial"/>
      <w:b/>
      <w:bCs/>
      <w:spacing w:val="-5"/>
      <w:sz w:val="24"/>
      <w:lang w:val="en-US"/>
    </w:rPr>
  </w:style>
  <w:style w:type="character" w:customStyle="1" w:styleId="Superscript">
    <w:name w:val="Superscript"/>
    <w:uiPriority w:val="99"/>
    <w:rsid w:val="00E71BF8"/>
    <w:rPr>
      <w:b/>
      <w:vertAlign w:val="superscript"/>
    </w:rPr>
  </w:style>
  <w:style w:type="paragraph" w:styleId="TableofAuthorities">
    <w:name w:val="table of authorities"/>
    <w:basedOn w:val="Normal"/>
    <w:uiPriority w:val="99"/>
    <w:rsid w:val="00E71BF8"/>
    <w:pPr>
      <w:keepLines w:val="0"/>
      <w:tabs>
        <w:tab w:val="right" w:leader="dot" w:pos="7560"/>
      </w:tabs>
      <w:spacing w:after="0"/>
      <w:ind w:left="1440" w:hanging="360"/>
      <w:jc w:val="left"/>
    </w:pPr>
    <w:rPr>
      <w:spacing w:val="-5"/>
      <w:sz w:val="24"/>
      <w:lang w:val="en-US"/>
    </w:rPr>
  </w:style>
  <w:style w:type="paragraph" w:customStyle="1" w:styleId="TOCBase">
    <w:name w:val="TOC Base"/>
    <w:basedOn w:val="Normal"/>
    <w:uiPriority w:val="99"/>
    <w:rsid w:val="00E71BF8"/>
    <w:pPr>
      <w:keepLines w:val="0"/>
      <w:tabs>
        <w:tab w:val="right" w:leader="dot" w:pos="6480"/>
      </w:tabs>
      <w:spacing w:line="240" w:lineRule="atLeast"/>
      <w:jc w:val="left"/>
    </w:pPr>
    <w:rPr>
      <w:spacing w:val="-5"/>
      <w:sz w:val="24"/>
      <w:lang w:val="en-US"/>
    </w:rPr>
  </w:style>
  <w:style w:type="paragraph" w:styleId="Subtitle">
    <w:name w:val="Subtitle"/>
    <w:basedOn w:val="Normal"/>
    <w:link w:val="SubtitleChar"/>
    <w:uiPriority w:val="99"/>
    <w:qFormat/>
    <w:rsid w:val="00E71BF8"/>
    <w:pPr>
      <w:keepLines w:val="0"/>
      <w:pBdr>
        <w:top w:val="single" w:sz="6" w:space="24" w:color="auto"/>
      </w:pBdr>
      <w:spacing w:after="60"/>
      <w:ind w:left="-360"/>
      <w:jc w:val="left"/>
      <w:outlineLvl w:val="1"/>
    </w:pPr>
    <w:rPr>
      <w:rFonts w:cs="Arial"/>
      <w:spacing w:val="-5"/>
      <w:sz w:val="48"/>
      <w:szCs w:val="24"/>
      <w:lang w:val="en-US"/>
    </w:rPr>
  </w:style>
  <w:style w:type="character" w:customStyle="1" w:styleId="SubtitleChar">
    <w:name w:val="Subtitle Char"/>
    <w:basedOn w:val="DefaultParagraphFont"/>
    <w:link w:val="Subtitle"/>
    <w:uiPriority w:val="99"/>
    <w:locked/>
    <w:rsid w:val="00E71BF8"/>
    <w:rPr>
      <w:rFonts w:ascii="Arial" w:hAnsi="Arial" w:cs="Arial"/>
      <w:spacing w:val="-5"/>
      <w:sz w:val="24"/>
      <w:szCs w:val="24"/>
    </w:rPr>
  </w:style>
  <w:style w:type="paragraph" w:customStyle="1" w:styleId="Heading1-NoTOC">
    <w:name w:val="Heading 1-No TOC"/>
    <w:basedOn w:val="Heading1"/>
    <w:uiPriority w:val="99"/>
    <w:rsid w:val="00E71BF8"/>
    <w:pPr>
      <w:pageBreakBefore/>
      <w:numPr>
        <w:numId w:val="0"/>
      </w:numPr>
      <w:pBdr>
        <w:top w:val="single" w:sz="48" w:space="16" w:color="auto"/>
        <w:left w:val="single" w:sz="6" w:space="3" w:color="FFFFFF"/>
        <w:bottom w:val="single" w:sz="6" w:space="3" w:color="FFFFFF"/>
      </w:pBdr>
      <w:spacing w:before="220" w:after="240"/>
      <w:jc w:val="left"/>
    </w:pPr>
    <w:rPr>
      <w:b w:val="0"/>
      <w:color w:val="000000"/>
      <w:spacing w:val="-4"/>
      <w:kern w:val="20"/>
      <w:lang w:val="en-US"/>
    </w:rPr>
  </w:style>
  <w:style w:type="paragraph" w:customStyle="1" w:styleId="Cover-tabletext">
    <w:name w:val="Cover-table text"/>
    <w:basedOn w:val="TableText"/>
    <w:uiPriority w:val="99"/>
    <w:rsid w:val="00E71BF8"/>
    <w:rPr>
      <w:sz w:val="20"/>
    </w:rPr>
  </w:style>
  <w:style w:type="paragraph" w:customStyle="1" w:styleId="Cover-spacer">
    <w:name w:val="Cover-spacer"/>
    <w:basedOn w:val="BodyText"/>
    <w:uiPriority w:val="99"/>
    <w:rsid w:val="00E71BF8"/>
    <w:pPr>
      <w:keepLines w:val="0"/>
      <w:spacing w:line="240" w:lineRule="atLeast"/>
      <w:jc w:val="left"/>
    </w:pPr>
    <w:rPr>
      <w:spacing w:val="-5"/>
      <w:sz w:val="28"/>
      <w:lang w:val="en-US"/>
    </w:rPr>
  </w:style>
  <w:style w:type="paragraph" w:customStyle="1" w:styleId="Cover-pagecount">
    <w:name w:val="Cover-pagecount"/>
    <w:basedOn w:val="Cover-tabletext"/>
    <w:uiPriority w:val="99"/>
    <w:rsid w:val="00E71BF8"/>
  </w:style>
  <w:style w:type="paragraph" w:customStyle="1" w:styleId="Cover-revision">
    <w:name w:val="Cover-revision"/>
    <w:basedOn w:val="Cover-tabletext"/>
    <w:uiPriority w:val="99"/>
    <w:rsid w:val="00E71BF8"/>
  </w:style>
  <w:style w:type="paragraph" w:customStyle="1" w:styleId="TableText-Bullet1">
    <w:name w:val="Table Text-Bullet1"/>
    <w:basedOn w:val="TableText"/>
    <w:uiPriority w:val="99"/>
    <w:rsid w:val="00E71BF8"/>
    <w:pPr>
      <w:tabs>
        <w:tab w:val="num" w:pos="270"/>
      </w:tabs>
      <w:spacing w:before="0"/>
      <w:ind w:left="270" w:hanging="270"/>
    </w:pPr>
  </w:style>
  <w:style w:type="paragraph" w:styleId="Date">
    <w:name w:val="Date"/>
    <w:basedOn w:val="Normal"/>
    <w:next w:val="Normal"/>
    <w:link w:val="DateChar"/>
    <w:uiPriority w:val="99"/>
    <w:rsid w:val="00E71BF8"/>
    <w:pPr>
      <w:keepLines w:val="0"/>
      <w:spacing w:after="0"/>
      <w:jc w:val="left"/>
    </w:pPr>
    <w:rPr>
      <w:spacing w:val="-5"/>
      <w:sz w:val="24"/>
      <w:lang w:val="en-US"/>
    </w:rPr>
  </w:style>
  <w:style w:type="character" w:customStyle="1" w:styleId="DateChar">
    <w:name w:val="Date Char"/>
    <w:basedOn w:val="DefaultParagraphFont"/>
    <w:link w:val="Date"/>
    <w:uiPriority w:val="99"/>
    <w:locked/>
    <w:rsid w:val="00E71BF8"/>
    <w:rPr>
      <w:rFonts w:ascii="Arial" w:hAnsi="Arial" w:cs="Times New Roman"/>
      <w:spacing w:val="-5"/>
      <w:sz w:val="20"/>
      <w:szCs w:val="20"/>
    </w:rPr>
  </w:style>
  <w:style w:type="paragraph" w:customStyle="1" w:styleId="Cover-text">
    <w:name w:val="Cover-text"/>
    <w:basedOn w:val="BodyText"/>
    <w:uiPriority w:val="99"/>
    <w:rsid w:val="00E71BF8"/>
    <w:pPr>
      <w:keepLines w:val="0"/>
      <w:spacing w:before="480" w:line="240" w:lineRule="atLeast"/>
      <w:ind w:left="-360"/>
      <w:jc w:val="left"/>
    </w:pPr>
    <w:rPr>
      <w:b/>
      <w:bCs/>
      <w:spacing w:val="-5"/>
      <w:sz w:val="24"/>
      <w:lang w:val="en-US"/>
    </w:rPr>
  </w:style>
  <w:style w:type="paragraph" w:customStyle="1" w:styleId="BlockQuotation">
    <w:name w:val="Block Quotation"/>
    <w:basedOn w:val="Normal"/>
    <w:uiPriority w:val="99"/>
    <w:rsid w:val="00E71BF8"/>
    <w:pPr>
      <w:keepLines w:val="0"/>
      <w:pBdr>
        <w:top w:val="single" w:sz="12" w:space="12" w:color="FFFFFF"/>
        <w:left w:val="single" w:sz="6" w:space="12" w:color="FFFFFF"/>
        <w:bottom w:val="single" w:sz="6" w:space="12" w:color="FFFFFF"/>
        <w:right w:val="single" w:sz="6" w:space="12" w:color="FFFFFF"/>
      </w:pBdr>
      <w:shd w:val="pct5" w:color="auto" w:fill="auto"/>
      <w:spacing w:line="220" w:lineRule="atLeast"/>
      <w:ind w:left="1368" w:right="240"/>
    </w:pPr>
    <w:rPr>
      <w:rFonts w:ascii="Arial Narrow" w:hAnsi="Arial Narrow"/>
      <w:spacing w:val="-5"/>
      <w:sz w:val="24"/>
      <w:lang w:val="en-US"/>
    </w:rPr>
  </w:style>
  <w:style w:type="paragraph" w:customStyle="1" w:styleId="PartLabel">
    <w:name w:val="Part Label"/>
    <w:basedOn w:val="Normal"/>
    <w:uiPriority w:val="99"/>
    <w:rsid w:val="00E71BF8"/>
    <w:pPr>
      <w:keepLines w:val="0"/>
      <w:framePr w:h="1080" w:hRule="exact" w:hSpace="180" w:wrap="around" w:vAnchor="page" w:hAnchor="page" w:x="1861" w:y="1201" w:anchorLock="1"/>
      <w:pBdr>
        <w:top w:val="single" w:sz="6" w:space="1" w:color="auto"/>
        <w:left w:val="single" w:sz="6" w:space="1" w:color="auto"/>
      </w:pBdr>
      <w:shd w:val="solid" w:color="auto" w:fill="auto"/>
      <w:spacing w:after="0" w:line="360" w:lineRule="exact"/>
      <w:ind w:right="7412"/>
      <w:jc w:val="center"/>
    </w:pPr>
    <w:rPr>
      <w:color w:val="FFFFFF"/>
      <w:spacing w:val="-16"/>
      <w:position w:val="4"/>
      <w:sz w:val="26"/>
      <w:lang w:val="en-US"/>
    </w:rPr>
  </w:style>
  <w:style w:type="paragraph" w:customStyle="1" w:styleId="PartTitle">
    <w:name w:val="Part Title"/>
    <w:basedOn w:val="Normal"/>
    <w:uiPriority w:val="99"/>
    <w:rsid w:val="00E71BF8"/>
    <w:pPr>
      <w:keepLines w:val="0"/>
      <w:framePr w:h="1080" w:hRule="exact" w:hSpace="180" w:wrap="around" w:vAnchor="page" w:hAnchor="page" w:x="1861" w:y="1201" w:anchorLock="1"/>
      <w:pBdr>
        <w:left w:val="single" w:sz="6" w:space="1" w:color="auto"/>
      </w:pBdr>
      <w:shd w:val="solid" w:color="auto" w:fill="auto"/>
      <w:spacing w:line="660" w:lineRule="exact"/>
      <w:ind w:right="7412"/>
      <w:jc w:val="center"/>
    </w:pPr>
    <w:rPr>
      <w:rFonts w:ascii="Arial Black" w:hAnsi="Arial Black"/>
      <w:color w:val="FFFFFF"/>
      <w:spacing w:val="-40"/>
      <w:position w:val="-16"/>
      <w:sz w:val="84"/>
      <w:lang w:val="en-US"/>
    </w:rPr>
  </w:style>
  <w:style w:type="paragraph" w:customStyle="1" w:styleId="CompanyName">
    <w:name w:val="Company Name"/>
    <w:basedOn w:val="Normal"/>
    <w:uiPriority w:val="99"/>
    <w:rsid w:val="00E71BF8"/>
    <w:pPr>
      <w:keepNext/>
      <w:framePr w:w="4080" w:h="840" w:hSpace="180" w:wrap="notBeside" w:vAnchor="page" w:hAnchor="margin" w:y="913" w:anchorLock="1"/>
      <w:spacing w:after="0" w:line="220" w:lineRule="atLeast"/>
      <w:jc w:val="left"/>
    </w:pPr>
    <w:rPr>
      <w:rFonts w:ascii="Arial Black" w:hAnsi="Arial Black"/>
      <w:spacing w:val="-25"/>
      <w:kern w:val="28"/>
      <w:sz w:val="32"/>
      <w:lang w:val="en-US"/>
    </w:rPr>
  </w:style>
  <w:style w:type="paragraph" w:customStyle="1" w:styleId="TitleCover">
    <w:name w:val="Title Cover"/>
    <w:basedOn w:val="HeadingBase"/>
    <w:next w:val="Normal"/>
    <w:uiPriority w:val="99"/>
    <w:rsid w:val="00E71BF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uiPriority w:val="99"/>
    <w:rsid w:val="00E71BF8"/>
  </w:style>
  <w:style w:type="character" w:styleId="EndnoteReference">
    <w:name w:val="endnote reference"/>
    <w:basedOn w:val="DefaultParagraphFont"/>
    <w:uiPriority w:val="99"/>
    <w:rsid w:val="00E71BF8"/>
    <w:rPr>
      <w:rFonts w:cs="Times New Roman"/>
      <w:vertAlign w:val="superscript"/>
    </w:rPr>
  </w:style>
  <w:style w:type="paragraph" w:styleId="EndnoteText">
    <w:name w:val="endnote text"/>
    <w:basedOn w:val="FootnoteBase"/>
    <w:link w:val="EndnoteTextChar"/>
    <w:uiPriority w:val="99"/>
    <w:rsid w:val="00E71BF8"/>
  </w:style>
  <w:style w:type="character" w:customStyle="1" w:styleId="EndnoteTextChar">
    <w:name w:val="Endnote Text Char"/>
    <w:basedOn w:val="DefaultParagraphFont"/>
    <w:link w:val="EndnoteText"/>
    <w:uiPriority w:val="99"/>
    <w:locked/>
    <w:rsid w:val="00E71BF8"/>
    <w:rPr>
      <w:rFonts w:ascii="Arial" w:hAnsi="Arial" w:cs="Times New Roman"/>
      <w:spacing w:val="-5"/>
      <w:sz w:val="20"/>
      <w:szCs w:val="20"/>
    </w:rPr>
  </w:style>
  <w:style w:type="character" w:customStyle="1" w:styleId="Lead-inEmphasis">
    <w:name w:val="Lead-in Emphasis"/>
    <w:uiPriority w:val="99"/>
    <w:rsid w:val="00E71BF8"/>
    <w:rPr>
      <w:rFonts w:ascii="Arial Black" w:hAnsi="Arial Black"/>
      <w:spacing w:val="-4"/>
      <w:sz w:val="18"/>
    </w:rPr>
  </w:style>
  <w:style w:type="paragraph" w:styleId="MessageHeader">
    <w:name w:val="Message Header"/>
    <w:basedOn w:val="BodyText"/>
    <w:link w:val="MessageHeaderChar"/>
    <w:uiPriority w:val="99"/>
    <w:rsid w:val="00E71BF8"/>
    <w:pPr>
      <w:tabs>
        <w:tab w:val="left" w:pos="3600"/>
        <w:tab w:val="left" w:pos="4680"/>
      </w:tabs>
      <w:spacing w:after="120" w:line="280" w:lineRule="exact"/>
      <w:ind w:right="2160" w:hanging="1080"/>
      <w:jc w:val="left"/>
    </w:pPr>
    <w:rPr>
      <w:lang w:val="en-US"/>
    </w:rPr>
  </w:style>
  <w:style w:type="character" w:customStyle="1" w:styleId="MessageHeaderChar">
    <w:name w:val="Message Header Char"/>
    <w:basedOn w:val="DefaultParagraphFont"/>
    <w:link w:val="MessageHeader"/>
    <w:uiPriority w:val="99"/>
    <w:locked/>
    <w:rsid w:val="00E71BF8"/>
    <w:rPr>
      <w:rFonts w:ascii="Arial" w:hAnsi="Arial" w:cs="Times New Roman"/>
      <w:sz w:val="20"/>
      <w:szCs w:val="20"/>
    </w:rPr>
  </w:style>
  <w:style w:type="paragraph" w:customStyle="1" w:styleId="PartSubtitle">
    <w:name w:val="Part Subtitle"/>
    <w:basedOn w:val="Normal"/>
    <w:next w:val="BodyText"/>
    <w:uiPriority w:val="99"/>
    <w:rsid w:val="00E71BF8"/>
    <w:pPr>
      <w:keepNext/>
      <w:keepLines w:val="0"/>
      <w:spacing w:before="360" w:after="120"/>
      <w:jc w:val="left"/>
    </w:pPr>
    <w:rPr>
      <w:i/>
      <w:spacing w:val="-5"/>
      <w:kern w:val="28"/>
      <w:sz w:val="26"/>
      <w:lang w:val="en-US"/>
    </w:rPr>
  </w:style>
  <w:style w:type="paragraph" w:customStyle="1" w:styleId="ReturnAddress">
    <w:name w:val="Return Address"/>
    <w:basedOn w:val="Normal"/>
    <w:uiPriority w:val="99"/>
    <w:rsid w:val="00E71BF8"/>
    <w:pPr>
      <w:framePr w:w="5160" w:h="840" w:wrap="notBeside" w:vAnchor="page" w:hAnchor="page" w:x="6121" w:y="915" w:anchorLock="1"/>
      <w:tabs>
        <w:tab w:val="left" w:pos="2160"/>
      </w:tabs>
      <w:spacing w:after="0" w:line="160" w:lineRule="atLeast"/>
      <w:jc w:val="left"/>
    </w:pPr>
    <w:rPr>
      <w:sz w:val="14"/>
      <w:lang w:val="en-US"/>
    </w:rPr>
  </w:style>
  <w:style w:type="paragraph" w:customStyle="1" w:styleId="SectionHeading">
    <w:name w:val="Section Heading"/>
    <w:basedOn w:val="Heading1"/>
    <w:uiPriority w:val="99"/>
    <w:rsid w:val="00E71BF8"/>
    <w:pPr>
      <w:numPr>
        <w:numId w:val="0"/>
      </w:numPr>
      <w:pBdr>
        <w:top w:val="single" w:sz="48" w:space="3" w:color="FFFFFF"/>
        <w:left w:val="single" w:sz="6" w:space="3" w:color="FFFFFF"/>
        <w:bottom w:val="single" w:sz="6" w:space="3" w:color="FFFFFF"/>
      </w:pBdr>
      <w:shd w:val="solid" w:color="auto" w:fill="auto"/>
      <w:tabs>
        <w:tab w:val="num" w:pos="576"/>
      </w:tabs>
      <w:spacing w:after="240" w:line="240" w:lineRule="atLeast"/>
      <w:ind w:left="576" w:hanging="576"/>
      <w:jc w:val="left"/>
    </w:pPr>
    <w:rPr>
      <w:b w:val="0"/>
      <w:color w:val="FFFFFF"/>
      <w:spacing w:val="-10"/>
      <w:kern w:val="20"/>
      <w:position w:val="8"/>
      <w:sz w:val="24"/>
      <w:lang w:val="en-US"/>
    </w:rPr>
  </w:style>
  <w:style w:type="paragraph" w:customStyle="1" w:styleId="SectionLabel">
    <w:name w:val="Section Label"/>
    <w:basedOn w:val="HeadingBase"/>
    <w:next w:val="BodyText"/>
    <w:uiPriority w:val="99"/>
    <w:rsid w:val="00E71BF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uiPriority w:val="99"/>
    <w:rsid w:val="00E71BF8"/>
    <w:rPr>
      <w:rFonts w:cs="Times New Roman"/>
      <w:i/>
      <w:spacing w:val="-6"/>
      <w:sz w:val="24"/>
    </w:rPr>
  </w:style>
  <w:style w:type="paragraph" w:customStyle="1" w:styleId="SubtitleCover">
    <w:name w:val="Subtitle Cover"/>
    <w:basedOn w:val="TitleCover"/>
    <w:next w:val="BodyText"/>
    <w:uiPriority w:val="99"/>
    <w:rsid w:val="00E71BF8"/>
    <w:pPr>
      <w:pBdr>
        <w:top w:val="single" w:sz="6" w:space="24" w:color="auto"/>
      </w:pBdr>
      <w:tabs>
        <w:tab w:val="clear" w:pos="0"/>
      </w:tabs>
      <w:spacing w:before="0" w:after="0" w:line="480" w:lineRule="atLeast"/>
      <w:ind w:left="0" w:right="0"/>
    </w:pPr>
    <w:rPr>
      <w:rFonts w:ascii="Arial" w:hAnsi="Arial"/>
      <w:b w:val="0"/>
      <w:spacing w:val="-30"/>
      <w:sz w:val="48"/>
    </w:rPr>
  </w:style>
  <w:style w:type="paragraph" w:styleId="TOAHeading">
    <w:name w:val="toa heading"/>
    <w:basedOn w:val="Normal"/>
    <w:next w:val="TableofAuthorities"/>
    <w:uiPriority w:val="99"/>
    <w:rsid w:val="00E71BF8"/>
    <w:pPr>
      <w:keepNext/>
      <w:keepLines w:val="0"/>
      <w:spacing w:after="0" w:line="480" w:lineRule="atLeast"/>
      <w:jc w:val="left"/>
    </w:pPr>
    <w:rPr>
      <w:rFonts w:ascii="Arial Black" w:hAnsi="Arial Black"/>
      <w:b/>
      <w:spacing w:val="-10"/>
      <w:kern w:val="28"/>
      <w:sz w:val="24"/>
      <w:lang w:val="en-US"/>
    </w:rPr>
  </w:style>
  <w:style w:type="paragraph" w:customStyle="1" w:styleId="Style1">
    <w:name w:val="Style1"/>
    <w:basedOn w:val="Normal"/>
    <w:next w:val="Normal"/>
    <w:uiPriority w:val="99"/>
    <w:rsid w:val="00E71BF8"/>
    <w:pPr>
      <w:keepLines w:val="0"/>
      <w:spacing w:after="0"/>
      <w:jc w:val="left"/>
    </w:pPr>
    <w:rPr>
      <w:spacing w:val="-5"/>
      <w:sz w:val="24"/>
      <w:lang w:val="en-US"/>
    </w:rPr>
  </w:style>
  <w:style w:type="paragraph" w:customStyle="1" w:styleId="Equation">
    <w:name w:val="Equation"/>
    <w:basedOn w:val="BodyText"/>
    <w:next w:val="EquationReference"/>
    <w:uiPriority w:val="99"/>
    <w:rsid w:val="00E71BF8"/>
    <w:pPr>
      <w:keepLines w:val="0"/>
      <w:tabs>
        <w:tab w:val="right" w:pos="8640"/>
      </w:tabs>
      <w:spacing w:after="0" w:line="240" w:lineRule="atLeast"/>
      <w:ind w:left="1440"/>
      <w:jc w:val="left"/>
    </w:pPr>
    <w:rPr>
      <w:spacing w:val="-5"/>
      <w:sz w:val="24"/>
      <w:lang w:val="en-US"/>
    </w:rPr>
  </w:style>
  <w:style w:type="paragraph" w:customStyle="1" w:styleId="EquationReference">
    <w:name w:val="Equation Reference"/>
    <w:basedOn w:val="Caption"/>
    <w:next w:val="Normal"/>
    <w:uiPriority w:val="99"/>
    <w:rsid w:val="00E71BF8"/>
    <w:pPr>
      <w:keepLines w:val="0"/>
      <w:widowControl/>
      <w:spacing w:before="0" w:after="0"/>
      <w:jc w:val="right"/>
    </w:pPr>
    <w:rPr>
      <w:sz w:val="20"/>
      <w:lang w:val="en-US"/>
    </w:rPr>
  </w:style>
  <w:style w:type="paragraph" w:customStyle="1" w:styleId="titlepg-address">
    <w:name w:val="titlepg-address"/>
    <w:basedOn w:val="Normal"/>
    <w:uiPriority w:val="99"/>
    <w:rsid w:val="00E71BF8"/>
    <w:pPr>
      <w:keepLines w:val="0"/>
      <w:tabs>
        <w:tab w:val="left" w:pos="2160"/>
      </w:tabs>
      <w:spacing w:before="120" w:after="40"/>
      <w:ind w:left="720"/>
      <w:jc w:val="right"/>
    </w:pPr>
    <w:rPr>
      <w:b/>
      <w:sz w:val="20"/>
      <w:lang w:val="en-US"/>
    </w:rPr>
  </w:style>
  <w:style w:type="paragraph" w:customStyle="1" w:styleId="AcronymList">
    <w:name w:val="Acronym List"/>
    <w:basedOn w:val="BodyText"/>
    <w:uiPriority w:val="99"/>
    <w:rsid w:val="00E71BF8"/>
    <w:pPr>
      <w:keepLines w:val="0"/>
      <w:tabs>
        <w:tab w:val="left" w:pos="1440"/>
      </w:tabs>
      <w:jc w:val="left"/>
    </w:pPr>
    <w:rPr>
      <w:spacing w:val="-5"/>
      <w:sz w:val="24"/>
      <w:lang w:val="en-US"/>
    </w:rPr>
  </w:style>
  <w:style w:type="paragraph" w:customStyle="1" w:styleId="FigureCaption">
    <w:name w:val="Figure Caption"/>
    <w:basedOn w:val="Caption"/>
    <w:uiPriority w:val="99"/>
    <w:rsid w:val="00E71BF8"/>
    <w:pPr>
      <w:keepLines w:val="0"/>
      <w:widowControl/>
      <w:spacing w:before="0" w:after="120"/>
    </w:pPr>
    <w:rPr>
      <w:sz w:val="20"/>
      <w:lang w:val="en-US"/>
    </w:rPr>
  </w:style>
  <w:style w:type="paragraph" w:customStyle="1" w:styleId="ListofTables">
    <w:name w:val="List of Tables"/>
    <w:basedOn w:val="TableofFigures"/>
    <w:uiPriority w:val="99"/>
    <w:rsid w:val="00E71BF8"/>
    <w:pPr>
      <w:keepLines w:val="0"/>
      <w:tabs>
        <w:tab w:val="right" w:leader="dot" w:pos="9926"/>
      </w:tabs>
      <w:spacing w:after="120"/>
      <w:ind w:left="403" w:hanging="403"/>
      <w:jc w:val="left"/>
    </w:pPr>
    <w:rPr>
      <w:caps/>
      <w:noProof/>
      <w:spacing w:val="-5"/>
      <w:sz w:val="20"/>
      <w:lang w:val="en-US"/>
    </w:rPr>
  </w:style>
  <w:style w:type="paragraph" w:customStyle="1" w:styleId="ListofFigures">
    <w:name w:val="List of Figures"/>
    <w:basedOn w:val="TableofFigures"/>
    <w:uiPriority w:val="99"/>
    <w:rsid w:val="00E71BF8"/>
    <w:pPr>
      <w:keepLines w:val="0"/>
      <w:tabs>
        <w:tab w:val="right" w:leader="dot" w:pos="9926"/>
      </w:tabs>
      <w:spacing w:after="120"/>
      <w:ind w:left="403" w:hanging="403"/>
      <w:jc w:val="left"/>
    </w:pPr>
    <w:rPr>
      <w:caps/>
      <w:noProof/>
      <w:spacing w:val="-5"/>
      <w:sz w:val="20"/>
      <w:lang w:val="en-US"/>
    </w:rPr>
  </w:style>
  <w:style w:type="paragraph" w:customStyle="1" w:styleId="FooterCoverPage">
    <w:name w:val="Footer Cover Page"/>
    <w:basedOn w:val="Normal"/>
    <w:uiPriority w:val="99"/>
    <w:rsid w:val="00E71BF8"/>
    <w:pPr>
      <w:keepLines w:val="0"/>
      <w:jc w:val="center"/>
    </w:pPr>
    <w:rPr>
      <w:spacing w:val="-5"/>
      <w:sz w:val="24"/>
      <w:lang w:val="en-US"/>
    </w:rPr>
  </w:style>
  <w:style w:type="paragraph" w:customStyle="1" w:styleId="Appendix11">
    <w:name w:val="Appendix 1.1"/>
    <w:basedOn w:val="Heading2"/>
    <w:uiPriority w:val="99"/>
    <w:rsid w:val="00E71BF8"/>
    <w:pPr>
      <w:numPr>
        <w:numId w:val="20"/>
      </w:numPr>
      <w:pBdr>
        <w:top w:val="single" w:sz="6" w:space="1" w:color="auto"/>
      </w:pBdr>
      <w:spacing w:before="480"/>
      <w:ind w:left="1440" w:hanging="360"/>
      <w:jc w:val="left"/>
    </w:pPr>
    <w:rPr>
      <w:i/>
      <w:spacing w:val="-4"/>
      <w:kern w:val="28"/>
      <w:sz w:val="28"/>
      <w:lang w:val="en-US"/>
    </w:rPr>
  </w:style>
  <w:style w:type="paragraph" w:customStyle="1" w:styleId="NumberedList">
    <w:name w:val="Numbered List"/>
    <w:basedOn w:val="BulletList-1stlevel"/>
    <w:uiPriority w:val="99"/>
    <w:rsid w:val="00E71BF8"/>
    <w:pPr>
      <w:numPr>
        <w:numId w:val="21"/>
      </w:numPr>
      <w:tabs>
        <w:tab w:val="clear" w:pos="360"/>
        <w:tab w:val="num" w:pos="288"/>
      </w:tabs>
      <w:spacing w:before="60" w:after="60"/>
    </w:pPr>
  </w:style>
  <w:style w:type="paragraph" w:styleId="ListParagraph">
    <w:name w:val="List Paragraph"/>
    <w:basedOn w:val="Normal"/>
    <w:uiPriority w:val="99"/>
    <w:qFormat/>
    <w:rsid w:val="00E71BF8"/>
    <w:pPr>
      <w:keepLines w:val="0"/>
      <w:spacing w:after="0"/>
      <w:ind w:left="720"/>
      <w:jc w:val="left"/>
    </w:pPr>
    <w:rPr>
      <w:spacing w:val="-5"/>
      <w:sz w:val="24"/>
      <w:lang w:val="en-US"/>
    </w:rPr>
  </w:style>
  <w:style w:type="paragraph" w:customStyle="1" w:styleId="Headingnocontents">
    <w:name w:val="Heading (no contents)"/>
    <w:basedOn w:val="Heading1"/>
    <w:link w:val="HeadingnocontentsChar"/>
    <w:uiPriority w:val="99"/>
    <w:rsid w:val="00E71BF8"/>
    <w:pPr>
      <w:numPr>
        <w:numId w:val="0"/>
      </w:numPr>
      <w:ind w:left="431" w:hanging="431"/>
    </w:pPr>
  </w:style>
  <w:style w:type="character" w:customStyle="1" w:styleId="HeadingnocontentsChar">
    <w:name w:val="Heading (no contents) Char"/>
    <w:basedOn w:val="Heading1Char"/>
    <w:link w:val="Headingnocontents"/>
    <w:uiPriority w:val="99"/>
    <w:locked/>
    <w:rsid w:val="00E71BF8"/>
  </w:style>
  <w:style w:type="character" w:styleId="PlaceholderText">
    <w:name w:val="Placeholder Text"/>
    <w:basedOn w:val="DefaultParagraphFont"/>
    <w:uiPriority w:val="99"/>
    <w:semiHidden/>
    <w:rsid w:val="00E71BF8"/>
    <w:rPr>
      <w:rFonts w:cs="Times New Roman"/>
      <w:color w:val="808080"/>
    </w:rPr>
  </w:style>
  <w:style w:type="paragraph" w:styleId="ListNumber">
    <w:name w:val="List Number"/>
    <w:basedOn w:val="List"/>
    <w:uiPriority w:val="99"/>
    <w:rsid w:val="00436068"/>
    <w:pPr>
      <w:keepNext w:val="0"/>
      <w:keepLines w:val="0"/>
      <w:widowControl/>
      <w:tabs>
        <w:tab w:val="clear" w:pos="360"/>
      </w:tabs>
      <w:overflowPunct w:val="0"/>
      <w:autoSpaceDE w:val="0"/>
      <w:autoSpaceDN w:val="0"/>
      <w:adjustRightInd w:val="0"/>
      <w:spacing w:after="180"/>
      <w:ind w:left="568" w:hanging="284"/>
      <w:jc w:val="left"/>
      <w:textAlignment w:val="baseline"/>
    </w:pPr>
    <w:rPr>
      <w:rFonts w:ascii="Times New Roman" w:hAnsi="Times New Roman"/>
      <w:sz w:val="20"/>
      <w:lang w:eastAsia="ja-JP"/>
    </w:rPr>
  </w:style>
</w:styles>
</file>

<file path=word/webSettings.xml><?xml version="1.0" encoding="utf-8"?>
<w:webSettings xmlns:r="http://schemas.openxmlformats.org/officeDocument/2006/relationships" xmlns:w="http://schemas.openxmlformats.org/wordprocessingml/2006/main">
  <w:divs>
    <w:div w:id="1760757765">
      <w:marLeft w:val="0"/>
      <w:marRight w:val="0"/>
      <w:marTop w:val="0"/>
      <w:marBottom w:val="0"/>
      <w:divBdr>
        <w:top w:val="none" w:sz="0" w:space="0" w:color="auto"/>
        <w:left w:val="none" w:sz="0" w:space="0" w:color="auto"/>
        <w:bottom w:val="none" w:sz="0" w:space="0" w:color="auto"/>
        <w:right w:val="none" w:sz="0" w:space="0" w:color="auto"/>
      </w:divBdr>
    </w:div>
    <w:div w:id="17607577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llie\Application%20Data\Microsoft\Templates\IPWireless_F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IPWireless_FSD</Template>
  <TotalTime>0</TotalTime>
  <Pages>28</Pages>
  <Words>3730</Words>
  <Characters>21264</Characters>
  <Application>Microsoft Office Word</Application>
  <DocSecurity>0</DocSecurity>
  <Lines>177</Lines>
  <Paragraphs>49</Paragraphs>
  <ScaleCrop>false</ScaleCrop>
  <Company>General Dynamics Broadband</Company>
  <LinksUpToDate>false</LinksUpToDate>
  <CharactersWithSpaces>24945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Safety Initial Design Document</dc:title>
  <dc:creator>Martin Beale</dc:creator>
  <cp:lastModifiedBy>Josh Cole</cp:lastModifiedBy>
  <cp:revision>2</cp:revision>
  <cp:lastPrinted>2012-07-26T13:44:00Z</cp:lastPrinted>
  <dcterms:created xsi:type="dcterms:W3CDTF">2013-08-01T07:55:00Z</dcterms:created>
  <dcterms:modified xsi:type="dcterms:W3CDTF">2013-08-01T07:55:00Z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0.01</vt:lpwstr>
  </property>
  <property fmtid="{D5CDD505-2E9C-101B-9397-08002B2CF9AE}" pid="3" name="ContentTypeId">
    <vt:lpwstr>0x01010073EC5DAA905E724FB08205C17B244E73</vt:lpwstr>
  </property>
</Properties>
</file>